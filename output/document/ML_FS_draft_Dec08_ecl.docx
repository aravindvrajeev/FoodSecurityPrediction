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5507C173" w:rsidR="00B57CDC" w:rsidRPr="00BF7061" w:rsidRDefault="00963A11" w:rsidP="008A2A83">
      <w:pPr>
        <w:spacing w:line="480" w:lineRule="auto"/>
        <w:jc w:val="center"/>
        <w:rPr>
          <w:rFonts w:ascii="Garamond" w:hAnsi="Garamond"/>
        </w:rPr>
      </w:pPr>
      <w:r>
        <w:rPr>
          <w:rFonts w:ascii="Garamond" w:hAnsi="Garamond"/>
        </w:rPr>
        <w:t>December</w:t>
      </w:r>
      <w:r w:rsidR="00B57CDC">
        <w:rPr>
          <w:rFonts w:ascii="Garamond" w:hAnsi="Garamond"/>
        </w:rPr>
        <w:t xml:space="preserve"> </w:t>
      </w:r>
      <w:r w:rsidR="007C6C8A">
        <w:rPr>
          <w:rFonts w:ascii="Garamond" w:hAnsi="Garamond"/>
        </w:rPr>
        <w:t>8</w:t>
      </w:r>
      <w:r w:rsidR="00103D75">
        <w:rPr>
          <w:rFonts w:ascii="Garamond" w:hAnsi="Garamond"/>
        </w:rPr>
        <w:t>th</w:t>
      </w:r>
      <w:r w:rsidR="00B57CDC">
        <w:rPr>
          <w:rFonts w:ascii="Garamond" w:hAnsi="Garamond"/>
        </w:rPr>
        <w:t xml:space="preserve">, </w:t>
      </w:r>
      <w:commentRangeStart w:id="0"/>
      <w:r w:rsidR="00B57CDC">
        <w:rPr>
          <w:rFonts w:ascii="Garamond" w:hAnsi="Garamond"/>
        </w:rPr>
        <w:t>2019</w:t>
      </w:r>
      <w:commentRangeEnd w:id="0"/>
      <w:r w:rsidR="00527E58">
        <w:rPr>
          <w:rStyle w:val="CommentReference"/>
        </w:rPr>
        <w:commentReference w:id="0"/>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BC0DE5C"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sidR="00D1522B">
        <w:rPr>
          <w:rFonts w:ascii="Garamond" w:hAnsi="Garamond"/>
        </w:rPr>
        <w:t>Rapid and accurate identification of</w:t>
      </w:r>
      <w:r w:rsidRPr="004A1C39">
        <w:rPr>
          <w:rFonts w:ascii="Garamond" w:hAnsi="Garamond"/>
        </w:rPr>
        <w:t xml:space="preserve"> food insecurity crises</w:t>
      </w:r>
      <w:r>
        <w:rPr>
          <w:rFonts w:ascii="Garamond" w:hAnsi="Garamond"/>
        </w:rPr>
        <w:t xml:space="preserve"> can enable humanitarian responses to mitigate casualties from hunger and save lives. We develop a predictive model</w:t>
      </w:r>
      <w:r w:rsidR="00D1522B">
        <w:rPr>
          <w:rFonts w:ascii="Garamond" w:hAnsi="Garamond"/>
        </w:rPr>
        <w:t xml:space="preserve"> of food security</w:t>
      </w:r>
      <w:r>
        <w:rPr>
          <w:rFonts w:ascii="Garamond" w:hAnsi="Garamond"/>
        </w:rPr>
        <w:t xml:space="preserve">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r w:rsidR="000D649D">
        <w:rPr>
          <w:rFonts w:ascii="Garamond" w:hAnsi="Garamond"/>
        </w:rPr>
        <w:t>B</w:t>
      </w:r>
      <w:r w:rsidR="000D649D">
        <w:rPr>
          <w:rFonts w:ascii="Garamond" w:hAnsi="Garamond" w:hint="eastAsia"/>
        </w:rPr>
        <w:t>ear</w:t>
      </w:r>
      <w:r w:rsidR="000D649D">
        <w:rPr>
          <w:rFonts w:ascii="Garamond" w:hAnsi="Garamond"/>
        </w:rPr>
        <w:t xml:space="preserve">ing in mind the </w:t>
      </w:r>
      <w:r w:rsidR="00083FAF">
        <w:rPr>
          <w:rFonts w:ascii="Garamond" w:hAnsi="Garamond"/>
        </w:rPr>
        <w:t xml:space="preserve">possible </w:t>
      </w:r>
      <w:r w:rsidR="00EE0B3B">
        <w:rPr>
          <w:rFonts w:ascii="Garamond" w:hAnsi="Garamond"/>
        </w:rPr>
        <w:t>spatial-temporal correlations between observations</w:t>
      </w:r>
      <w:r w:rsidR="00083FAF">
        <w:rPr>
          <w:rFonts w:ascii="Garamond" w:hAnsi="Garamond"/>
        </w:rPr>
        <w:t xml:space="preserve"> in the training and testing set, we use a nested cross-validation method on year-split data to get a more robust </w:t>
      </w:r>
      <w:r w:rsidR="00200A4D">
        <w:rPr>
          <w:rFonts w:ascii="Garamond" w:hAnsi="Garamond"/>
        </w:rPr>
        <w:t>result</w:t>
      </w:r>
      <w:r w:rsidR="00083FAF">
        <w:rPr>
          <w:rFonts w:ascii="Garamond" w:hAnsi="Garamond"/>
        </w:rPr>
        <w:t>.</w:t>
      </w:r>
      <w:r w:rsidR="00363FE3">
        <w:rPr>
          <w:rFonts w:ascii="Garamond" w:hAnsi="Garamond"/>
        </w:rPr>
        <w:t xml:space="preserve"> </w:t>
      </w:r>
      <w:r w:rsidR="00CC3269">
        <w:rPr>
          <w:rFonts w:ascii="Garamond" w:hAnsi="Garamond"/>
        </w:rPr>
        <w:t xml:space="preserve"> </w:t>
      </w:r>
      <w:commentRangeStart w:id="1"/>
      <w:del w:id="2" w:author="Erin Coniker Lentz" w:date="2020-01-01T13:46:00Z">
        <w:r w:rsidR="00200A4D" w:rsidDel="001012ED">
          <w:rPr>
            <w:rFonts w:ascii="Garamond" w:hAnsi="Garamond"/>
          </w:rPr>
          <w:delText>We correctly</w:delText>
        </w:r>
      </w:del>
      <w:ins w:id="3" w:author="Erin Coniker Lentz" w:date="2020-01-01T13:46:00Z">
        <w:r w:rsidR="001012ED">
          <w:rPr>
            <w:rFonts w:ascii="Garamond" w:hAnsi="Garamond"/>
          </w:rPr>
          <w:t>With our best model, we can</w:t>
        </w:r>
      </w:ins>
      <w:r w:rsidR="00200A4D">
        <w:rPr>
          <w:rFonts w:ascii="Garamond" w:hAnsi="Garamond"/>
        </w:rPr>
        <w:t xml:space="preserve"> identify </w:t>
      </w:r>
      <w:r w:rsidR="00200A4D">
        <w:rPr>
          <w:rFonts w:ascii="Garamond" w:eastAsia="SimSun" w:hAnsi="Garamond" w:cs="Times"/>
          <w:color w:val="333333"/>
        </w:rPr>
        <w:t xml:space="preserve">up to </w:t>
      </w:r>
      <w:r w:rsidR="008C595E">
        <w:rPr>
          <w:rFonts w:ascii="Garamond" w:eastAsia="SimSun" w:hAnsi="Garamond" w:cs="Times"/>
          <w:color w:val="333333"/>
        </w:rPr>
        <w:t>40</w:t>
      </w:r>
      <w:r w:rsidR="00200A4D">
        <w:rPr>
          <w:rFonts w:ascii="Garamond" w:hAnsi="Garamond"/>
        </w:rPr>
        <w:t xml:space="preserve"> percent of the most food-insecure clusters</w:t>
      </w:r>
      <w:del w:id="4" w:author="Erin Coniker Lentz" w:date="2020-01-01T13:47:00Z">
        <w:r w:rsidR="00200A4D" w:rsidDel="001012ED">
          <w:rPr>
            <w:rFonts w:ascii="Garamond" w:hAnsi="Garamond"/>
          </w:rPr>
          <w:delText>, when</w:delText>
        </w:r>
      </w:del>
      <w:ins w:id="5" w:author="Erin Coniker Lentz" w:date="2020-01-01T13:47:00Z">
        <w:r w:rsidR="001012ED">
          <w:rPr>
            <w:rFonts w:ascii="Garamond" w:hAnsi="Garamond"/>
          </w:rPr>
          <w:t>; in contrast,</w:t>
        </w:r>
      </w:ins>
      <w:r w:rsidR="00200A4D">
        <w:rPr>
          <w:rFonts w:ascii="Garamond" w:hAnsi="Garamond"/>
        </w:rPr>
        <w:t xml:space="preserve"> the baseline model using a logistic regression</w:t>
      </w:r>
      <w:commentRangeEnd w:id="1"/>
      <w:r w:rsidR="00200A4D">
        <w:rPr>
          <w:rFonts w:ascii="Garamond" w:hAnsi="Garamond"/>
        </w:rPr>
        <w:t xml:space="preserve"> did not detect any of them</w:t>
      </w:r>
      <w:r w:rsidR="00200A4D">
        <w:rPr>
          <w:rStyle w:val="CommentReference"/>
          <w:rFonts w:ascii="Times New Roman" w:eastAsia="Times New Roman" w:hAnsi="Times New Roman" w:cs="Times New Roman"/>
        </w:rPr>
        <w:commentReference w:id="1"/>
      </w:r>
      <w:r w:rsidR="00200A4D">
        <w:rPr>
          <w:rFonts w:ascii="Garamond" w:hAnsi="Garamond"/>
        </w:rPr>
        <w:t xml:space="preserve">.  </w:t>
      </w:r>
      <w:commentRangeStart w:id="6"/>
      <w:r>
        <w:rPr>
          <w:rFonts w:ascii="Garamond" w:hAnsi="Garamond"/>
        </w:rPr>
        <w:t>Our</w:t>
      </w:r>
      <w:commentRangeEnd w:id="6"/>
      <w:r>
        <w:rPr>
          <w:rStyle w:val="CommentReference"/>
          <w:rFonts w:ascii="Times New Roman" w:eastAsia="Times New Roman" w:hAnsi="Times New Roman" w:cs="Times New Roman"/>
        </w:rPr>
        <w:commentReference w:id="6"/>
      </w:r>
      <w:r>
        <w:rPr>
          <w:rFonts w:ascii="Garamond" w:hAnsi="Garamond"/>
        </w:rPr>
        <w:t xml:space="preserve"> </w:t>
      </w:r>
      <w:ins w:id="7" w:author="Erin Coniker Lentz" w:date="2020-01-01T13:47:00Z">
        <w:r w:rsidR="001012ED">
          <w:rPr>
            <w:rFonts w:ascii="Garamond" w:hAnsi="Garamond"/>
          </w:rPr>
          <w:t xml:space="preserve">findings </w:t>
        </w:r>
      </w:ins>
      <w:del w:id="8" w:author="Erin Coniker Lentz" w:date="2020-01-01T13:47:00Z">
        <w:r w:rsidDel="001012ED">
          <w:rPr>
            <w:rFonts w:ascii="Garamond" w:hAnsi="Garamond"/>
          </w:rPr>
          <w:delText xml:space="preserve">result </w:delText>
        </w:r>
      </w:del>
      <w:r>
        <w:rPr>
          <w:rFonts w:ascii="Garamond" w:hAnsi="Garamond"/>
        </w:rPr>
        <w:t xml:space="preserve">shows that a data-driven model with the help of machine learning methods </w:t>
      </w:r>
      <w:r w:rsidRPr="001E3B6B">
        <w:rPr>
          <w:rFonts w:ascii="Garamond" w:hAnsi="Garamond"/>
        </w:rPr>
        <w:t xml:space="preserve">can significantly improve </w:t>
      </w:r>
      <w:del w:id="9" w:author="Erin Coniker Lentz" w:date="2020-01-01T13:47:00Z">
        <w:r w:rsidRPr="001E3B6B" w:rsidDel="001012ED">
          <w:rPr>
            <w:rFonts w:ascii="Garamond" w:hAnsi="Garamond"/>
          </w:rPr>
          <w:delText xml:space="preserve">its </w:delText>
        </w:r>
      </w:del>
      <w:ins w:id="10" w:author="Erin Coniker Lentz" w:date="2020-01-01T13:47:00Z">
        <w:r w:rsidR="001012ED">
          <w:rPr>
            <w:rFonts w:ascii="Garamond" w:hAnsi="Garamond"/>
          </w:rPr>
          <w:t>a model’s</w:t>
        </w:r>
        <w:r w:rsidR="001012ED" w:rsidRPr="001E3B6B">
          <w:rPr>
            <w:rFonts w:ascii="Garamond" w:hAnsi="Garamond"/>
          </w:rPr>
          <w:t xml:space="preserve"> </w:t>
        </w:r>
      </w:ins>
      <w:del w:id="11" w:author="Erin Coniker Lentz" w:date="2020-01-01T13:47:00Z">
        <w:r w:rsidRPr="001E3B6B" w:rsidDel="001012ED">
          <w:rPr>
            <w:rFonts w:ascii="Garamond" w:hAnsi="Garamond"/>
          </w:rPr>
          <w:delText>performance on capturing</w:delText>
        </w:r>
      </w:del>
      <w:ins w:id="12" w:author="Erin Coniker Lentz" w:date="2020-01-01T13:47:00Z">
        <w:r w:rsidR="001012ED">
          <w:rPr>
            <w:rFonts w:ascii="Garamond" w:hAnsi="Garamond"/>
          </w:rPr>
          <w:t>ability to identify</w:t>
        </w:r>
      </w:ins>
      <w:r w:rsidRPr="001E3B6B">
        <w:rPr>
          <w:rFonts w:ascii="Garamond" w:hAnsi="Garamond"/>
        </w:rPr>
        <w:t xml:space="preserve"> </w:t>
      </w:r>
      <w:del w:id="13" w:author="Erin Coniker Lentz" w:date="2020-01-01T13:47:00Z">
        <w:r w:rsidRPr="001E3B6B" w:rsidDel="001012ED">
          <w:rPr>
            <w:rFonts w:ascii="Garamond" w:hAnsi="Garamond"/>
          </w:rPr>
          <w:delText xml:space="preserve">the </w:delText>
        </w:r>
      </w:del>
      <w:r w:rsidRPr="001E3B6B">
        <w:rPr>
          <w:rFonts w:ascii="Garamond" w:hAnsi="Garamond"/>
        </w:rPr>
        <w:t xml:space="preserve">food insecure households </w:t>
      </w:r>
      <w:del w:id="14" w:author="Erin Coniker Lentz" w:date="2020-01-01T13:47:00Z">
        <w:r w:rsidRPr="001E3B6B" w:rsidDel="001012ED">
          <w:rPr>
            <w:rFonts w:ascii="Garamond" w:hAnsi="Garamond"/>
          </w:rPr>
          <w:delText>despite the</w:delText>
        </w:r>
      </w:del>
      <w:ins w:id="15" w:author="Erin Coniker Lentz" w:date="2020-01-01T13:47:00Z">
        <w:r w:rsidR="001012ED">
          <w:rPr>
            <w:rFonts w:ascii="Garamond" w:hAnsi="Garamond"/>
          </w:rPr>
          <w:t>even when the data are</w:t>
        </w:r>
      </w:ins>
      <w:r w:rsidRPr="001E3B6B">
        <w:rPr>
          <w:rFonts w:ascii="Garamond" w:hAnsi="Garamond"/>
        </w:rPr>
        <w:t xml:space="preserve"> imbalance</w:t>
      </w:r>
      <w:ins w:id="16" w:author="Erin Coniker Lentz" w:date="2020-01-01T13:47:00Z">
        <w:r w:rsidR="001012ED">
          <w:rPr>
            <w:rFonts w:ascii="Garamond" w:hAnsi="Garamond"/>
          </w:rPr>
          <w:t>d</w:t>
        </w:r>
      </w:ins>
      <w:del w:id="17" w:author="Erin Coniker Lentz" w:date="2020-01-01T13:47:00Z">
        <w:r w:rsidRPr="001E3B6B" w:rsidDel="001012ED">
          <w:rPr>
            <w:rFonts w:ascii="Garamond" w:hAnsi="Garamond"/>
          </w:rPr>
          <w:delText xml:space="preserve"> in the data</w:delText>
        </w:r>
      </w:del>
      <w:r w:rsidRPr="001E3B6B">
        <w:rPr>
          <w:rFonts w:ascii="Garamond" w:hAnsi="Garamond"/>
        </w:rPr>
        <w:t xml:space="preserve">.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18"/>
      <w:r w:rsidRPr="00113E57">
        <w:rPr>
          <w:rFonts w:ascii="Garamond" w:eastAsia="SimSun" w:hAnsi="Garamond"/>
          <w:b/>
          <w:lang w:eastAsia="en-US"/>
        </w:rPr>
        <w:t>Learning</w:t>
      </w:r>
      <w:commentRangeEnd w:id="18"/>
      <w:r w:rsidR="008B0FF1">
        <w:rPr>
          <w:rStyle w:val="CommentReference"/>
        </w:rPr>
        <w:commentReference w:id="18"/>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423AA344" w:rsidR="00A61A40" w:rsidRPr="006D63F4" w:rsidRDefault="00A61A40" w:rsidP="00A61A40">
      <w:pPr>
        <w:spacing w:line="480" w:lineRule="auto"/>
        <w:ind w:left="720"/>
        <w:rPr>
          <w:rFonts w:ascii="Garamond" w:eastAsia="SimSun" w:hAnsi="Garamond" w:cs="Times"/>
          <w:color w:val="333333"/>
        </w:rPr>
      </w:pPr>
      <w:commentRangeStart w:id="19"/>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t>
      </w:r>
      <w:commentRangeEnd w:id="19"/>
      <w:r w:rsidR="00A62715">
        <w:rPr>
          <w:rStyle w:val="CommentReference"/>
        </w:rPr>
        <w:commentReference w:id="19"/>
      </w:r>
      <w:r w:rsidRPr="006D63F4">
        <w:rPr>
          <w:rFonts w:ascii="Garamond" w:eastAsia="SimSun" w:hAnsi="Garamond" w:cs="Times"/>
          <w:color w:val="333333"/>
        </w:rPr>
        <w:t xml:space="preserve">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w:t>
      </w:r>
      <w:r w:rsidR="00E97B33">
        <w:rPr>
          <w:rFonts w:ascii="Garamond" w:eastAsia="SimSun" w:hAnsi="Garamond" w:cs="Times"/>
          <w:color w:val="333333"/>
        </w:rPr>
        <w:t xml:space="preserve"> in</w:t>
      </w:r>
      <w:r w:rsidRPr="006D63F4">
        <w:rPr>
          <w:rFonts w:ascii="Garamond" w:eastAsia="SimSun" w:hAnsi="Garamond" w:cs="Times"/>
          <w:color w:val="333333"/>
        </w:rPr>
        <w:t xml:space="preser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w:t>
      </w:r>
      <w:r w:rsidR="00E14D70">
        <w:rPr>
          <w:rFonts w:ascii="Garamond" w:eastAsia="SimSun" w:hAnsi="Garamond" w:cs="Times"/>
          <w:color w:val="333333"/>
        </w:rPr>
        <w:t>s</w:t>
      </w:r>
      <w:r w:rsidRPr="006D63F4">
        <w:rPr>
          <w:rFonts w:ascii="Garamond" w:eastAsia="SimSun" w:hAnsi="Garamond" w:cs="Times"/>
          <w:color w:val="333333"/>
        </w:rPr>
        <w:t xml:space="preserve"> that are cost-effective and accurate. Currently, governments</w:t>
      </w:r>
      <w:ins w:id="20" w:author="Erin Coniker Lentz" w:date="2020-01-01T13:51:00Z">
        <w:r w:rsidR="001D0DB3">
          <w:rPr>
            <w:rFonts w:ascii="Garamond" w:eastAsia="SimSun" w:hAnsi="Garamond" w:cs="Times"/>
            <w:color w:val="333333"/>
          </w:rPr>
          <w:t>, donors</w:t>
        </w:r>
      </w:ins>
      <w:r w:rsidRPr="006D63F4">
        <w:rPr>
          <w:rFonts w:ascii="Garamond" w:eastAsia="SimSun" w:hAnsi="Garamond" w:cs="Times"/>
          <w:color w:val="333333"/>
        </w:rPr>
        <w:t xml:space="preserve"> and NGOs in the sub-Saharan Africa region </w:t>
      </w:r>
      <w:del w:id="21" w:author="Erin Coniker Lentz" w:date="2020-01-01T13:51:00Z">
        <w:r w:rsidRPr="006D63F4" w:rsidDel="001D0DB3">
          <w:rPr>
            <w:rFonts w:ascii="Garamond" w:eastAsia="SimSun" w:hAnsi="Garamond" w:cs="Times"/>
            <w:color w:val="333333"/>
          </w:rPr>
          <w:delText xml:space="preserve">use </w:delText>
        </w:r>
      </w:del>
      <w:ins w:id="22" w:author="Erin Coniker Lentz" w:date="2020-01-01T13:51:00Z">
        <w:r w:rsidR="001D0DB3">
          <w:rPr>
            <w:rFonts w:ascii="Garamond" w:eastAsia="SimSun" w:hAnsi="Garamond" w:cs="Times"/>
            <w:color w:val="333333"/>
          </w:rPr>
          <w:t>often rely</w:t>
        </w:r>
        <w:r w:rsidR="001D0DB3" w:rsidRPr="006D63F4">
          <w:rPr>
            <w:rFonts w:ascii="Garamond" w:eastAsia="SimSun" w:hAnsi="Garamond" w:cs="Times"/>
            <w:color w:val="333333"/>
          </w:rPr>
          <w:t xml:space="preserve"> </w:t>
        </w:r>
      </w:ins>
      <w:r w:rsidRPr="006D63F4">
        <w:rPr>
          <w:rFonts w:ascii="Garamond" w:eastAsia="SimSun" w:hAnsi="Garamond" w:cs="Times"/>
          <w:color w:val="333333"/>
        </w:rPr>
        <w:t xml:space="preserve">the Integrated Food Security Phase Classification System (IPC) </w:t>
      </w:r>
      <w:del w:id="23" w:author="Erin Coniker Lentz" w:date="2020-01-01T13:51:00Z">
        <w:r w:rsidRPr="006D63F4" w:rsidDel="001D0DB3">
          <w:rPr>
            <w:rFonts w:ascii="Garamond" w:eastAsia="SimSun" w:hAnsi="Garamond" w:cs="Times"/>
            <w:color w:val="333333"/>
          </w:rPr>
          <w:delText>as the</w:delText>
        </w:r>
      </w:del>
      <w:ins w:id="24" w:author="Erin Coniker Lentz" w:date="2020-01-01T13:51:00Z">
        <w:r w:rsidR="001D0DB3">
          <w:rPr>
            <w:rFonts w:ascii="Garamond" w:eastAsia="SimSun" w:hAnsi="Garamond" w:cs="Times"/>
            <w:color w:val="333333"/>
          </w:rPr>
          <w:t>for</w:t>
        </w:r>
      </w:ins>
      <w:r w:rsidRPr="006D63F4">
        <w:rPr>
          <w:rFonts w:ascii="Garamond" w:eastAsia="SimSun" w:hAnsi="Garamond" w:cs="Times"/>
          <w:color w:val="333333"/>
        </w:rPr>
        <w:t xml:space="preserve"> early warning</w:t>
      </w:r>
      <w:del w:id="25" w:author="Erin Coniker Lentz" w:date="2020-01-01T13:51:00Z">
        <w:r w:rsidRPr="006D63F4" w:rsidDel="001D0DB3">
          <w:rPr>
            <w:rFonts w:ascii="Garamond" w:eastAsia="SimSun" w:hAnsi="Garamond" w:cs="Times"/>
            <w:color w:val="333333"/>
          </w:rPr>
          <w:delText xml:space="preserve"> system</w:delText>
        </w:r>
      </w:del>
      <w:r w:rsidRPr="006D63F4">
        <w:rPr>
          <w:rFonts w:ascii="Garamond" w:eastAsia="SimSun" w:hAnsi="Garamond" w:cs="Times"/>
          <w:color w:val="333333"/>
        </w:rPr>
        <w:t>. The IPC</w:t>
      </w:r>
      <w:r>
        <w:rPr>
          <w:rFonts w:ascii="Garamond" w:eastAsia="SimSun" w:hAnsi="Garamond" w:cs="Times"/>
          <w:color w:val="333333"/>
        </w:rPr>
        <w:t xml:space="preserve"> uses a Delphic system that requires detailed on-the</w:t>
      </w:r>
      <w:r w:rsidR="00E14D70">
        <w:rPr>
          <w:rFonts w:ascii="Garamond" w:eastAsia="SimSun" w:hAnsi="Garamond" w:cs="Times"/>
          <w:color w:val="333333"/>
        </w:rPr>
        <w:t>-</w:t>
      </w:r>
      <w:r>
        <w:rPr>
          <w:rFonts w:ascii="Garamond" w:eastAsia="SimSun" w:hAnsi="Garamond" w:cs="Times"/>
          <w:color w:val="333333"/>
        </w:rPr>
        <w:t>ground data and</w:t>
      </w:r>
      <w:r w:rsidRPr="006D63F4">
        <w:rPr>
          <w:rFonts w:ascii="Garamond" w:eastAsia="SimSun" w:hAnsi="Garamond" w:cs="Times"/>
          <w:color w:val="333333"/>
        </w:rPr>
        <w:t xml:space="preserve"> is updated quarterly for each livelihood zone</w:t>
      </w:r>
      <w:del w:id="26" w:author="Erin Coniker Lentz" w:date="2020-01-01T13:52:00Z">
        <w:r w:rsidRPr="006D63F4" w:rsidDel="001D0DB3">
          <w:rPr>
            <w:rFonts w:ascii="Garamond" w:eastAsia="SimSun" w:hAnsi="Garamond" w:cs="Times"/>
            <w:color w:val="333333"/>
          </w:rPr>
          <w:delText>s</w:delText>
        </w:r>
      </w:del>
      <w:ins w:id="27" w:author="Erin Coniker Lentz" w:date="2020-01-01T13:52:00Z">
        <w:r w:rsidR="009D7DA9">
          <w:rPr>
            <w:rFonts w:ascii="Garamond" w:eastAsia="SimSun" w:hAnsi="Garamond" w:cs="Times"/>
            <w:color w:val="333333"/>
          </w:rPr>
          <w:t>.</w:t>
        </w:r>
      </w:ins>
      <w:del w:id="28" w:author="Erin Coniker Lentz" w:date="2020-01-01T13:52:00Z">
        <w:r w:rsidRPr="006D63F4" w:rsidDel="009D7DA9">
          <w:rPr>
            <w:rFonts w:ascii="Garamond" w:eastAsia="SimSun" w:hAnsi="Garamond" w:cs="Times"/>
            <w:color w:val="333333"/>
          </w:rPr>
          <w:delText>,</w:delText>
        </w:r>
      </w:del>
      <w:r w:rsidRPr="006D63F4">
        <w:rPr>
          <w:rFonts w:ascii="Garamond" w:eastAsia="SimSun" w:hAnsi="Garamond" w:cs="Times"/>
          <w:color w:val="333333"/>
        </w:rPr>
        <w:t xml:space="preserve"> </w:t>
      </w:r>
      <w:del w:id="29" w:author="Erin Coniker Lentz" w:date="2020-01-01T13:52:00Z">
        <w:r w:rsidDel="009D7DA9">
          <w:rPr>
            <w:rFonts w:ascii="Garamond" w:eastAsia="SimSun" w:hAnsi="Garamond" w:cs="Times"/>
            <w:color w:val="333333"/>
          </w:rPr>
          <w:delText>making it</w:delText>
        </w:r>
      </w:del>
      <w:ins w:id="30" w:author="Erin Coniker Lentz" w:date="2020-01-01T13:52:00Z">
        <w:r w:rsidR="009D7DA9">
          <w:rPr>
            <w:rFonts w:ascii="Garamond" w:eastAsia="SimSun" w:hAnsi="Garamond" w:cs="Times"/>
            <w:color w:val="333333"/>
          </w:rPr>
          <w:t xml:space="preserve">The spatial </w:t>
        </w:r>
        <w:commentRangeStart w:id="31"/>
        <w:r w:rsidR="009D7DA9">
          <w:rPr>
            <w:rFonts w:ascii="Garamond" w:eastAsia="SimSun" w:hAnsi="Garamond" w:cs="Times"/>
            <w:color w:val="333333"/>
          </w:rPr>
          <w:t>scope</w:t>
        </w:r>
        <w:commentRangeEnd w:id="31"/>
        <w:r w:rsidR="009D7DA9">
          <w:rPr>
            <w:rStyle w:val="CommentReference"/>
          </w:rPr>
          <w:commentReference w:id="31"/>
        </w:r>
        <w:r w:rsidR="009D7DA9">
          <w:rPr>
            <w:rFonts w:ascii="Garamond" w:eastAsia="SimSun" w:hAnsi="Garamond" w:cs="Times"/>
            <w:color w:val="333333"/>
          </w:rPr>
          <w:t xml:space="preserve"> makes it</w:t>
        </w:r>
      </w:ins>
      <w:r>
        <w:rPr>
          <w:rFonts w:ascii="Garamond" w:eastAsia="SimSun" w:hAnsi="Garamond" w:cs="Times"/>
          <w:color w:val="333333"/>
        </w:rPr>
        <w:t xml:space="preserve"> difficult to identify specific villages</w:t>
      </w:r>
      <w:ins w:id="32" w:author="Erin Coniker Lentz" w:date="2020-01-01T13:52:00Z">
        <w:r w:rsidR="001D0DB3">
          <w:rPr>
            <w:rFonts w:ascii="Garamond" w:eastAsia="SimSun" w:hAnsi="Garamond" w:cs="Times"/>
            <w:color w:val="333333"/>
          </w:rPr>
          <w:t xml:space="preserve"> within livelihood zones</w:t>
        </w:r>
      </w:ins>
      <w:r>
        <w:rPr>
          <w:rFonts w:ascii="Garamond" w:eastAsia="SimSun" w:hAnsi="Garamond" w:cs="Times"/>
          <w:color w:val="333333"/>
        </w:rPr>
        <w:t xml:space="preserve"> that might be at risk</w:t>
      </w:r>
      <w:r w:rsidRPr="006D63F4">
        <w:rPr>
          <w:rFonts w:ascii="Garamond" w:eastAsia="SimSun" w:hAnsi="Garamond" w:cs="Times"/>
          <w:color w:val="333333"/>
        </w:rPr>
        <w:t xml:space="preserve"> of hunger in the near term. </w:t>
      </w:r>
    </w:p>
    <w:p w14:paraId="43CE89E2" w14:textId="4E7D40DD"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w:t>
      </w:r>
      <w:del w:id="33" w:author="Erin Coniker Lentz" w:date="2020-01-01T13:51:00Z">
        <w:r w:rsidR="00043E48" w:rsidDel="001D0DB3">
          <w:rPr>
            <w:rFonts w:ascii="Garamond" w:eastAsia="SimSun" w:hAnsi="Garamond" w:cs="Times"/>
            <w:color w:val="333333"/>
          </w:rPr>
          <w:delText>endeavo</w:delText>
        </w:r>
      </w:del>
      <w:r w:rsidR="00043E48">
        <w:rPr>
          <w:rFonts w:ascii="Garamond" w:eastAsia="SimSun" w:hAnsi="Garamond" w:cs="Times"/>
          <w:color w:val="333333"/>
        </w:rPr>
        <w:t>r</w:t>
      </w:r>
      <w:ins w:id="34" w:author="Erin Coniker Lentz" w:date="2020-01-01T13:51:00Z">
        <w:r w:rsidR="001D0DB3">
          <w:rPr>
            <w:rFonts w:ascii="Garamond" w:eastAsia="SimSun" w:hAnsi="Garamond" w:cs="Times"/>
            <w:color w:val="333333"/>
          </w:rPr>
          <w:t>apidly</w:t>
        </w:r>
      </w:ins>
      <w:r w:rsidR="00043E48">
        <w:rPr>
          <w:rFonts w:ascii="Garamond" w:eastAsia="SimSun" w:hAnsi="Garamond" w:cs="Times"/>
          <w:color w:val="333333"/>
        </w:rPr>
        <w:t xml:space="preserve">.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w:t>
      </w:r>
      <w:r w:rsidR="00E14D70">
        <w:rPr>
          <w:rFonts w:ascii="Garamond" w:eastAsia="SimSun" w:hAnsi="Garamond" w:cs="Times"/>
          <w:color w:val="333333"/>
        </w:rPr>
        <w:t>,</w:t>
      </w:r>
      <w:r>
        <w:rPr>
          <w:rFonts w:ascii="Garamond" w:eastAsia="SimSun" w:hAnsi="Garamond" w:cs="Times"/>
          <w:color w:val="333333"/>
        </w:rPr>
        <w:t xml:space="preserve">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proofErr w:type="spellStart"/>
      <w:r w:rsidR="000F4CD3" w:rsidRPr="000F4CD3">
        <w:rPr>
          <w:rFonts w:ascii="Garamond" w:eastAsia="SimSun" w:hAnsi="Garamond" w:cs="Times"/>
          <w:color w:val="333333"/>
        </w:rPr>
        <w:t>Blumenstock</w:t>
      </w:r>
      <w:proofErr w:type="spellEnd"/>
      <w:r w:rsidR="000F4CD3" w:rsidRPr="000F4CD3">
        <w:rPr>
          <w:rFonts w:ascii="Garamond" w:eastAsia="SimSun" w:hAnsi="Garamond" w:cs="Times"/>
          <w:color w:val="333333"/>
        </w:rPr>
        <w:t xml:space="preserve">, </w:t>
      </w:r>
      <w:proofErr w:type="spellStart"/>
      <w:r w:rsidR="000F4CD3" w:rsidRPr="000F4CD3">
        <w:rPr>
          <w:rFonts w:ascii="Garamond" w:eastAsia="SimSun" w:hAnsi="Garamond" w:cs="Times"/>
          <w:color w:val="333333"/>
        </w:rPr>
        <w:t>Cadamuro</w:t>
      </w:r>
      <w:proofErr w:type="spellEnd"/>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w:t>
      </w:r>
      <w:proofErr w:type="gramStart"/>
      <w:r w:rsidR="000F4CD3" w:rsidRPr="000F4CD3">
        <w:rPr>
          <w:rFonts w:ascii="Garamond" w:eastAsia="SimSun" w:hAnsi="Garamond" w:cs="Times"/>
          <w:color w:val="333333"/>
        </w:rPr>
        <w:t>On</w:t>
      </w:r>
      <w:proofErr w:type="gramEnd"/>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35"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35"/>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 xml:space="preserve">and the </w:t>
      </w:r>
      <w:r w:rsidRPr="00CF3141">
        <w:rPr>
          <w:rFonts w:ascii="Garamond" w:eastAsia="SimSun" w:hAnsi="Garamond" w:cs="Times"/>
          <w:color w:val="333333"/>
        </w:rPr>
        <w:lastRenderedPageBreak/>
        <w:t>biases associated 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Very high-resolution satellite imagery is becoming cheaper</w:t>
      </w:r>
      <w:r w:rsidR="00E14D70">
        <w:rPr>
          <w:rFonts w:ascii="Garamond" w:eastAsia="SimSun" w:hAnsi="Garamond" w:cs="Times"/>
          <w:color w:val="333333"/>
        </w:rPr>
        <w:t>,</w:t>
      </w:r>
      <w:r>
        <w:rPr>
          <w:rFonts w:ascii="Garamond" w:eastAsia="SimSun" w:hAnsi="Garamond" w:cs="Times"/>
          <w:color w:val="333333"/>
        </w:rPr>
        <w:t xml:space="preserve"> </w:t>
      </w:r>
      <w:commentRangeStart w:id="36"/>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36"/>
      <w:r w:rsidR="00DB11AE">
        <w:rPr>
          <w:rStyle w:val="CommentReference"/>
        </w:rPr>
        <w:commentReference w:id="36"/>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development</w:t>
      </w:r>
      <w:ins w:id="37" w:author="Erin Coniker Lentz" w:date="2020-01-01T13:53:00Z">
        <w:r w:rsidR="009D7DA9">
          <w:rPr>
            <w:rFonts w:ascii="Garamond" w:eastAsia="SimSun" w:hAnsi="Garamond" w:cs="Times"/>
            <w:color w:val="333333"/>
          </w:rPr>
          <w:t xml:space="preserve"> and humanitarian</w:t>
        </w:r>
      </w:ins>
      <w:r w:rsidR="000E2DBA" w:rsidRPr="00C22835">
        <w:rPr>
          <w:rFonts w:ascii="Garamond" w:eastAsia="SimSun" w:hAnsi="Garamond" w:cs="Times"/>
          <w:color w:val="333333"/>
        </w:rPr>
        <w:t xml:space="preserve"> indicators. Head et al. (2017) find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w:t>
      </w:r>
      <w:r w:rsidR="003366AD">
        <w:rPr>
          <w:rFonts w:ascii="Garamond" w:eastAsia="SimSun" w:hAnsi="Garamond" w:cs="Times"/>
          <w:color w:val="333333"/>
        </w:rPr>
        <w:t>when applied to</w:t>
      </w:r>
      <w:r w:rsidR="000E2DBA" w:rsidRPr="00C22835">
        <w:rPr>
          <w:rFonts w:ascii="Garamond" w:eastAsia="SimSun" w:hAnsi="Garamond" w:cs="Times"/>
          <w:color w:val="333333"/>
        </w:rPr>
        <w:t xml:space="preserve">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554F11DF"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w:t>
      </w:r>
      <w:r w:rsidR="00E14D70">
        <w:rPr>
          <w:rFonts w:ascii="Garamond" w:eastAsia="SimSun" w:hAnsi="Garamond" w:cs="Times"/>
          <w:color w:val="333333"/>
        </w:rPr>
        <w:t>significan</w:t>
      </w:r>
      <w:r>
        <w:rPr>
          <w:rFonts w:ascii="Garamond" w:eastAsia="SimSun" w:hAnsi="Garamond" w:cs="Times"/>
          <w:color w:val="333333"/>
        </w:rPr>
        <w:t>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w:t>
      </w:r>
      <w:r w:rsidR="00E14D70">
        <w:rPr>
          <w:rFonts w:ascii="Garamond" w:eastAsia="SimSun" w:hAnsi="Garamond" w:cs="Times"/>
          <w:color w:val="333333"/>
        </w:rPr>
        <w:t>s</w:t>
      </w:r>
      <w:r w:rsidRPr="006D63F4">
        <w:rPr>
          <w:rFonts w:ascii="Garamond" w:eastAsia="SimSun" w:hAnsi="Garamond" w:cs="Times"/>
          <w:color w:val="333333"/>
        </w:rPr>
        <w:t xml:space="preserve">,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w:t>
      </w:r>
      <w:r w:rsidRPr="006D63F4">
        <w:rPr>
          <w:rFonts w:ascii="Garamond" w:eastAsia="SimSun" w:hAnsi="Garamond" w:cs="Times"/>
          <w:color w:val="333333"/>
        </w:rPr>
        <w:lastRenderedPageBreak/>
        <w:t xml:space="preserve">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 xml:space="preserve">The main contribution of this paper is to improve the prediction of clusters with </w:t>
      </w:r>
      <w:r w:rsidR="00E97B33">
        <w:rPr>
          <w:rFonts w:ascii="Garamond" w:eastAsia="SimSun" w:hAnsi="Garamond" w:cs="Times"/>
          <w:color w:val="333333"/>
        </w:rPr>
        <w:t xml:space="preserve">the </w:t>
      </w:r>
      <w:r>
        <w:rPr>
          <w:rFonts w:ascii="Garamond" w:eastAsia="SimSun" w:hAnsi="Garamond" w:cs="Times"/>
          <w:color w:val="333333"/>
        </w:rPr>
        <w:t>potential food crisis in a</w:t>
      </w:r>
      <w:r w:rsidR="00E3631F">
        <w:rPr>
          <w:rFonts w:ascii="Garamond" w:eastAsia="SimSun" w:hAnsi="Garamond" w:cs="Times"/>
          <w:color w:val="333333"/>
        </w:rPr>
        <w:t xml:space="preserve"> setting with</w:t>
      </w:r>
      <w:r>
        <w:rPr>
          <w:rFonts w:ascii="Garamond" w:eastAsia="SimSun" w:hAnsi="Garamond" w:cs="Times"/>
          <w:color w:val="333333"/>
        </w:rPr>
        <w:t xml:space="preserve"> imbalanced data. We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w:t>
      </w:r>
      <w:r w:rsidR="005E1A9B">
        <w:rPr>
          <w:rFonts w:ascii="Garamond" w:eastAsia="SimSun" w:hAnsi="Garamond" w:cs="Times"/>
          <w:color w:val="333333"/>
        </w:rPr>
        <w:t xml:space="preserve">. </w:t>
      </w:r>
      <w:r>
        <w:rPr>
          <w:rFonts w:ascii="Garamond" w:eastAsia="SimSun" w:hAnsi="Garamond" w:cs="Times"/>
          <w:color w:val="333333"/>
        </w:rPr>
        <w:t xml:space="preserve"> </w:t>
      </w:r>
    </w:p>
    <w:p w14:paraId="5AE10CDE" w14:textId="5AD6599B"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 xml:space="preserve">ood insecure. Similar to a fraud detection problem, severe food insecurity crises are rare but too </w:t>
      </w:r>
      <w:del w:id="38" w:author="Erin Coniker Lentz" w:date="2020-01-01T13:54:00Z">
        <w:r w:rsidRPr="006D63F4" w:rsidDel="009D7DA9">
          <w:rPr>
            <w:rFonts w:ascii="Garamond" w:eastAsia="SimSun" w:hAnsi="Garamond" w:cs="Times"/>
            <w:color w:val="333333"/>
          </w:rPr>
          <w:delText xml:space="preserve">valuable </w:delText>
        </w:r>
      </w:del>
      <w:ins w:id="39" w:author="Erin Coniker Lentz" w:date="2020-01-01T13:54:00Z">
        <w:r w:rsidR="009D7DA9">
          <w:rPr>
            <w:rFonts w:ascii="Garamond" w:eastAsia="SimSun" w:hAnsi="Garamond" w:cs="Times"/>
            <w:color w:val="333333"/>
          </w:rPr>
          <w:t xml:space="preserve">important </w:t>
        </w:r>
      </w:ins>
      <w:r w:rsidRPr="006D63F4">
        <w:rPr>
          <w:rFonts w:ascii="Garamond" w:eastAsia="SimSun" w:hAnsi="Garamond" w:cs="Times"/>
          <w:color w:val="333333"/>
        </w:rPr>
        <w:t>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E14D70">
        <w:rPr>
          <w:rFonts w:ascii="Garamond" w:eastAsia="SimSun" w:hAnsi="Garamond" w:cs="Times"/>
          <w:color w:val="333333"/>
        </w:rPr>
        <w:t xml:space="preserve">the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 xml:space="preserve">e </w:t>
      </w:r>
      <w:del w:id="40" w:author="Erin Coniker Lentz" w:date="2020-01-01T13:54:00Z">
        <w:r w:rsidRPr="006D63F4" w:rsidDel="009D7DA9">
          <w:rPr>
            <w:rFonts w:ascii="Garamond" w:eastAsia="SimSun" w:hAnsi="Garamond" w:cs="Times"/>
            <w:color w:val="333333"/>
          </w:rPr>
          <w:delText>care less about</w:delText>
        </w:r>
      </w:del>
      <w:ins w:id="41" w:author="Erin Coniker Lentz" w:date="2020-01-01T13:54:00Z">
        <w:r w:rsidR="009D7DA9">
          <w:rPr>
            <w:rFonts w:ascii="Garamond" w:eastAsia="SimSun" w:hAnsi="Garamond" w:cs="Times"/>
            <w:color w:val="333333"/>
          </w:rPr>
          <w:t>are less concerned about</w:t>
        </w:r>
      </w:ins>
      <w:r w:rsidRPr="006D63F4">
        <w:rPr>
          <w:rFonts w:ascii="Garamond" w:eastAsia="SimSun" w:hAnsi="Garamond" w:cs="Times"/>
          <w:color w:val="333333"/>
        </w:rPr>
        <w:t xml:space="preserve">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w:t>
      </w:r>
      <w:r w:rsidR="00E97B33">
        <w:rPr>
          <w:rFonts w:ascii="Garamond" w:eastAsia="SimSun" w:hAnsi="Garamond" w:cs="Times"/>
          <w:color w:val="333333"/>
        </w:rPr>
        <w:t>-</w:t>
      </w:r>
      <w:r w:rsidR="00841EFD">
        <w:rPr>
          <w:rFonts w:ascii="Garamond" w:eastAsia="SimSun" w:hAnsi="Garamond" w:cs="Times"/>
          <w:color w:val="333333"/>
        </w:rPr>
        <w:t>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w:t>
      </w:r>
      <w:commentRangeStart w:id="42"/>
      <w:r w:rsidRPr="006D63F4">
        <w:rPr>
          <w:rFonts w:ascii="Garamond" w:eastAsia="SimSun" w:hAnsi="Garamond" w:cs="Times"/>
          <w:color w:val="333333"/>
        </w:rPr>
        <w:t>SMOTE</w:t>
      </w:r>
      <w:commentRangeEnd w:id="42"/>
      <w:r w:rsidR="00D74440">
        <w:rPr>
          <w:rStyle w:val="CommentReference"/>
        </w:rPr>
        <w:commentReference w:id="42"/>
      </w:r>
      <w:r w:rsidRPr="006D63F4">
        <w:rPr>
          <w:rFonts w:ascii="Garamond" w:eastAsia="SimSun" w:hAnsi="Garamond" w:cs="Times"/>
          <w:color w:val="333333"/>
        </w:rPr>
        <w:t xml:space="preserv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5D032F52" w14:textId="692FEB4C" w:rsidR="003366AD" w:rsidRDefault="000E2DBA" w:rsidP="00F937C3">
      <w:pPr>
        <w:spacing w:line="480" w:lineRule="auto"/>
        <w:ind w:left="720"/>
        <w:rPr>
          <w:rFonts w:ascii="Garamond" w:eastAsia="SimSun" w:hAnsi="Garamond" w:cs="Times"/>
          <w:color w:val="333333"/>
        </w:rPr>
      </w:pPr>
      <w:r w:rsidRPr="006D63F4">
        <w:rPr>
          <w:rFonts w:ascii="Garamond" w:eastAsia="SimSun" w:hAnsi="Garamond" w:cs="Times"/>
          <w:color w:val="333333"/>
        </w:rPr>
        <w:lastRenderedPageBreak/>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to test the framework with more 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w:t>
      </w:r>
      <w:r w:rsidR="00E14D70">
        <w:rPr>
          <w:rFonts w:ascii="Garamond" w:eastAsia="SimSun" w:hAnsi="Garamond" w:cs="Times"/>
          <w:color w:val="333333"/>
        </w:rPr>
        <w:t>,</w:t>
      </w:r>
      <w:r w:rsidRPr="006D63F4">
        <w:rPr>
          <w:rFonts w:ascii="Garamond" w:eastAsia="SimSun"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SimSun" w:hAnsi="Garamond" w:cs="Times"/>
          <w:color w:val="333333"/>
        </w:rPr>
        <w:t xml:space="preserve"> the</w:t>
      </w:r>
      <w:r w:rsidRPr="006D63F4">
        <w:rPr>
          <w:rFonts w:ascii="Garamond" w:eastAsia="SimSun" w:hAnsi="Garamond" w:cs="Times"/>
          <w:color w:val="333333"/>
        </w:rPr>
        <w:t xml:space="preserve"> local growing seasons, grabbing market data on the staples that take up </w:t>
      </w:r>
      <w:r w:rsidR="003366AD">
        <w:rPr>
          <w:rFonts w:ascii="Garamond" w:eastAsia="SimSun" w:hAnsi="Garamond" w:cs="Times"/>
          <w:color w:val="333333"/>
        </w:rPr>
        <w:t>larger</w:t>
      </w:r>
      <w:r w:rsidRPr="006D63F4">
        <w:rPr>
          <w:rFonts w:ascii="Garamond" w:eastAsia="SimSun" w:hAnsi="Garamond" w:cs="Times"/>
          <w:color w:val="333333"/>
        </w:rPr>
        <w:t xml:space="preserve"> share</w:t>
      </w:r>
      <w:r w:rsidR="005A1079">
        <w:rPr>
          <w:rFonts w:ascii="Garamond" w:eastAsia="SimSun" w:hAnsi="Garamond" w:cs="Times"/>
          <w:color w:val="333333"/>
        </w:rPr>
        <w:t>s</w:t>
      </w:r>
      <w:r w:rsidRPr="006D63F4">
        <w:rPr>
          <w:rFonts w:ascii="Garamond" w:eastAsia="SimSun" w:hAnsi="Garamond" w:cs="Times"/>
          <w:color w:val="333333"/>
        </w:rPr>
        <w:t xml:space="preserve"> in the household budget in that specific </w:t>
      </w:r>
      <w:r w:rsidR="003366AD">
        <w:rPr>
          <w:rFonts w:ascii="Garamond" w:eastAsia="SimSun" w:hAnsi="Garamond" w:cs="Times"/>
          <w:color w:val="333333"/>
        </w:rPr>
        <w:t>region</w:t>
      </w:r>
      <w:r w:rsidRPr="006D63F4">
        <w:rPr>
          <w:rFonts w:ascii="Garamond" w:eastAsia="SimSun" w:hAnsi="Garamond" w:cs="Times"/>
          <w:color w:val="333333"/>
        </w:rPr>
        <w:t>.</w:t>
      </w:r>
    </w:p>
    <w:p w14:paraId="0681E79F" w14:textId="29ED71EB" w:rsidR="0049635D" w:rsidRDefault="000E2DBA" w:rsidP="00103D75">
      <w:pPr>
        <w:spacing w:line="480" w:lineRule="auto"/>
        <w:ind w:left="720"/>
        <w:rPr>
          <w:rFonts w:ascii="Garamond" w:eastAsia="SimSun" w:hAnsi="Garamond" w:cs="Times"/>
          <w:color w:val="333333"/>
        </w:rPr>
      </w:pPr>
      <w:r w:rsidRPr="006D63F4">
        <w:rPr>
          <w:rFonts w:ascii="Garamond" w:eastAsia="SimSun" w:hAnsi="Garamond" w:cs="Times"/>
          <w:color w:val="333333"/>
        </w:rPr>
        <w:t xml:space="preserve">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commentRangeStart w:id="43"/>
      <w:r w:rsidRPr="006D63F4">
        <w:rPr>
          <w:rFonts w:ascii="Garamond" w:eastAsia="SimSun" w:hAnsi="Garamond" w:cs="Times"/>
          <w:color w:val="333333"/>
        </w:rPr>
        <w:t>hyperparameters</w:t>
      </w:r>
      <w:commentRangeEnd w:id="43"/>
      <w:r w:rsidR="00D74440">
        <w:rPr>
          <w:rStyle w:val="CommentReference"/>
        </w:rPr>
        <w:commentReference w:id="43"/>
      </w:r>
      <w:r w:rsidRPr="006D63F4">
        <w:rPr>
          <w:rFonts w:ascii="Garamond" w:eastAsia="SimSun" w:hAnsi="Garamond" w:cs="Times"/>
          <w:color w:val="333333"/>
        </w:rPr>
        <w:t xml:space="preserve"> are tuned on the training dataset of each country separately. </w:t>
      </w:r>
      <w:r w:rsidR="00A45995">
        <w:rPr>
          <w:rFonts w:ascii="Garamond" w:eastAsia="SimSun" w:hAnsi="Garamond" w:cs="Times"/>
          <w:color w:val="333333"/>
        </w:rPr>
        <w:t xml:space="preserve">Despite the heterogeneity in socioeconomic and geographic conditions across the three countries, we </w:t>
      </w:r>
      <w:r w:rsidR="000F64F3">
        <w:rPr>
          <w:rFonts w:ascii="Garamond" w:eastAsia="SimSun" w:hAnsi="Garamond" w:cs="Times" w:hint="eastAsia"/>
          <w:color w:val="333333"/>
        </w:rPr>
        <w:t>are</w:t>
      </w:r>
      <w:r w:rsidR="000F64F3">
        <w:rPr>
          <w:rFonts w:ascii="Garamond" w:eastAsia="SimSun" w:hAnsi="Garamond" w:cs="Times"/>
          <w:color w:val="333333"/>
        </w:rPr>
        <w:t xml:space="preserve"> able to produce similar prediction results using a unified framework, variables types, and model tuning </w:t>
      </w:r>
      <w:r w:rsidR="000F64F3" w:rsidRPr="000F64F3">
        <w:rPr>
          <w:rFonts w:ascii="Garamond" w:eastAsia="SimSun" w:hAnsi="Garamond" w:cs="Times"/>
          <w:color w:val="333333"/>
        </w:rPr>
        <w:t>proc</w:t>
      </w:r>
      <w:r w:rsidR="000F64F3">
        <w:rPr>
          <w:rFonts w:ascii="Garamond" w:eastAsia="SimSun" w:hAnsi="Garamond" w:cs="Times"/>
          <w:color w:val="333333"/>
        </w:rPr>
        <w:t xml:space="preserve">edures. This speaks to the validity of the method in expanding to other developing countries with market price data available. </w:t>
      </w:r>
      <w:r w:rsidR="00F937C3">
        <w:rPr>
          <w:rFonts w:ascii="Garamond" w:eastAsia="SimSun" w:hAnsi="Garamond" w:cs="Times"/>
          <w:color w:val="333333"/>
        </w:rPr>
        <w:t xml:space="preserve"> </w:t>
      </w:r>
      <w:r w:rsidRPr="006D63F4">
        <w:rPr>
          <w:rFonts w:ascii="Garamond" w:eastAsia="SimSun" w:hAnsi="Garamond" w:cs="Times"/>
          <w:color w:val="333333"/>
        </w:rPr>
        <w:t>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w:t>
      </w:r>
      <w:r w:rsidR="00740039">
        <w:rPr>
          <w:rFonts w:ascii="Garamond" w:eastAsia="SimSun" w:hAnsi="Garamond" w:cs="Times"/>
          <w:color w:val="333333"/>
        </w:rPr>
        <w:t xml:space="preserve"> and offer insights </w:t>
      </w:r>
      <w:r w:rsidR="009F4A8F">
        <w:rPr>
          <w:rFonts w:ascii="Garamond" w:eastAsia="SimSun" w:hAnsi="Garamond" w:cs="Times"/>
          <w:color w:val="333333"/>
        </w:rPr>
        <w:t>on the variables of importance in each country.</w:t>
      </w:r>
      <w:r w:rsidR="00AA1CF8">
        <w:rPr>
          <w:rFonts w:ascii="Garamond" w:eastAsia="SimSun" w:hAnsi="Garamond" w:cs="Times"/>
          <w:color w:val="333333"/>
        </w:rPr>
        <w:t xml:space="preserve"> </w:t>
      </w:r>
      <w:r w:rsidRPr="006D63F4">
        <w:rPr>
          <w:rFonts w:ascii="Garamond" w:eastAsia="SimSun" w:hAnsi="Garamond" w:cs="Times"/>
          <w:color w:val="333333"/>
        </w:rPr>
        <w:t xml:space="preserve"> We compare different methods and protocols </w:t>
      </w:r>
      <w:r w:rsidR="003366AD">
        <w:rPr>
          <w:rFonts w:ascii="Garamond" w:eastAsia="SimSun" w:hAnsi="Garamond" w:cs="Times"/>
          <w:color w:val="333333"/>
        </w:rPr>
        <w:t>for</w:t>
      </w:r>
      <w:r w:rsidRPr="006D63F4">
        <w:rPr>
          <w:rFonts w:ascii="Garamond" w:eastAsia="SimSun" w:hAnsi="Garamond" w:cs="Times"/>
          <w:color w:val="333333"/>
        </w:rPr>
        <w:t xml:space="preserve"> handling the raw data, selecting the optimal model</w:t>
      </w:r>
      <w:r w:rsidR="00CF12F0">
        <w:rPr>
          <w:rFonts w:ascii="Garamond" w:eastAsia="SimSun" w:hAnsi="Garamond" w:cs="Times"/>
          <w:color w:val="333333"/>
        </w:rPr>
        <w:t>, and setting up parameter tuning procedures</w:t>
      </w:r>
      <w:r w:rsidR="00E14D70">
        <w:rPr>
          <w:rFonts w:ascii="Garamond" w:eastAsia="SimSun" w:hAnsi="Garamond" w:cs="Times"/>
          <w:color w:val="333333"/>
        </w:rPr>
        <w:t xml:space="preserve"> to</w:t>
      </w:r>
      <w:r w:rsidRPr="006D63F4">
        <w:rPr>
          <w:rFonts w:ascii="Garamond" w:eastAsia="SimSun"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w:t>
      </w:r>
      <w:r w:rsidR="0052690C">
        <w:rPr>
          <w:rFonts w:ascii="Garamond" w:eastAsia="SimSun" w:hAnsi="Garamond" w:cs="Times"/>
          <w:color w:val="333333"/>
        </w:rPr>
        <w:t xml:space="preserve">ed with </w:t>
      </w:r>
      <w:r w:rsidRPr="00BF7061">
        <w:rPr>
          <w:rFonts w:ascii="Garamond" w:eastAsia="SimSun" w:hAnsi="Garamond" w:cs="Times"/>
          <w:color w:val="333333"/>
        </w:rPr>
        <w:t>remote sensing data</w:t>
      </w:r>
      <w:r w:rsidR="0052690C">
        <w:rPr>
          <w:rFonts w:ascii="Garamond" w:eastAsia="SimSun" w:hAnsi="Garamond" w:cs="Times"/>
          <w:color w:val="333333"/>
        </w:rPr>
        <w:t xml:space="preserve">, </w:t>
      </w:r>
      <w:r w:rsidRPr="00BF7061">
        <w:rPr>
          <w:rFonts w:ascii="Garamond" w:eastAsia="SimSun" w:hAnsi="Garamond" w:cs="Times"/>
          <w:color w:val="333333"/>
        </w:rPr>
        <w:t>household surveys</w:t>
      </w:r>
      <w:r w:rsidR="0052690C">
        <w:rPr>
          <w:rFonts w:ascii="Garamond" w:eastAsia="SimSun" w:hAnsi="Garamond" w:cs="Times"/>
          <w:color w:val="333333"/>
        </w:rPr>
        <w:t>,</w:t>
      </w:r>
      <w:r w:rsidRPr="00BF7061">
        <w:rPr>
          <w:rFonts w:ascii="Garamond" w:eastAsia="SimSun" w:hAnsi="Garamond" w:cs="Times"/>
          <w:color w:val="333333"/>
        </w:rPr>
        <w:t xml:space="preserve">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0052690C">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lastRenderedPageBreak/>
        <w:t>The framework developed in this paper has important policy implications for accurate target and aid areas of potential food shortage in data</w:t>
      </w:r>
      <w:r w:rsidR="0052690C">
        <w:rPr>
          <w:rFonts w:ascii="Garamond" w:eastAsia="SimSun" w:hAnsi="Garamond" w:cs="Times"/>
          <w:color w:val="333333"/>
        </w:rPr>
        <w:t>-</w:t>
      </w:r>
      <w:r>
        <w:rPr>
          <w:rFonts w:ascii="Garamond" w:eastAsia="SimSun" w:hAnsi="Garamond" w:cs="Times"/>
          <w:color w:val="333333"/>
        </w:rPr>
        <w:t>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44"/>
      <w:commentRangeStart w:id="45"/>
      <w:r w:rsidRPr="00092EBC">
        <w:rPr>
          <w:rFonts w:ascii="Garamond" w:eastAsia="SimSun" w:hAnsi="Garamond" w:cs="Times"/>
          <w:b/>
          <w:color w:val="333333"/>
        </w:rPr>
        <w:t>Data</w:t>
      </w:r>
      <w:commentRangeEnd w:id="44"/>
      <w:r w:rsidR="00C32DED">
        <w:rPr>
          <w:rStyle w:val="CommentReference"/>
          <w:rFonts w:ascii="Times New Roman" w:eastAsia="Times New Roman" w:hAnsi="Times New Roman" w:cs="Times New Roman"/>
        </w:rPr>
        <w:commentReference w:id="44"/>
      </w:r>
      <w:commentRangeEnd w:id="45"/>
      <w:r w:rsidR="00C8461B">
        <w:rPr>
          <w:rStyle w:val="CommentReference"/>
          <w:rFonts w:ascii="Times New Roman" w:eastAsia="Times New Roman" w:hAnsi="Times New Roman" w:cs="Times New Roman"/>
        </w:rPr>
        <w:commentReference w:id="45"/>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w:t>
      </w:r>
      <w:commentRangeStart w:id="46"/>
      <w:r w:rsidRPr="004B5146">
        <w:rPr>
          <w:rFonts w:ascii="Garamond" w:eastAsia="SimSun" w:hAnsi="Garamond"/>
          <w:b/>
          <w:i/>
          <w:iCs/>
          <w:lang w:eastAsia="en-US"/>
        </w:rPr>
        <w:t xml:space="preserve">measurement </w:t>
      </w:r>
      <w:commentRangeEnd w:id="46"/>
      <w:r w:rsidR="00F426D8">
        <w:rPr>
          <w:rStyle w:val="CommentReference"/>
        </w:rPr>
        <w:commentReference w:id="46"/>
      </w:r>
    </w:p>
    <w:p w14:paraId="2E095FB1" w14:textId="10BC0EC0" w:rsidR="004A6D6D" w:rsidRPr="00775A59" w:rsidRDefault="00092EBC" w:rsidP="00775A59">
      <w:pPr>
        <w:spacing w:after="100" w:afterAutospacing="1" w:line="480" w:lineRule="auto"/>
        <w:ind w:left="720"/>
        <w:rPr>
          <w:rFonts w:ascii="Garamond" w:eastAsia="SimSun" w:hAnsi="Garamond" w:cs="Times"/>
          <w:color w:val="333333"/>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rCSI is believed to capture inadequate quantities of food consumed, which is consistent with acute food insecurity</w:t>
      </w:r>
      <w:ins w:id="47" w:author="Erin Coniker Lentz" w:date="2020-01-01T13:56:00Z">
        <w:r w:rsidR="00D74440">
          <w:rPr>
            <w:rFonts w:ascii="Garamond" w:hAnsi="Garamond"/>
          </w:rPr>
          <w:t xml:space="preserve"> (Maxwell et al. 2016)</w:t>
        </w:r>
      </w:ins>
      <w:r w:rsidR="004522D0" w:rsidRPr="00535F02">
        <w:rPr>
          <w:rFonts w:ascii="Garamond" w:hAnsi="Garamond"/>
        </w:rPr>
        <w:t>.</w:t>
      </w:r>
      <w:ins w:id="48" w:author="Erin Coniker Lentz" w:date="2020-01-01T13:56:00Z">
        <w:r w:rsidR="00D74440">
          <w:rPr>
            <w:rFonts w:ascii="Garamond" w:hAnsi="Garamond"/>
          </w:rPr>
          <w:t xml:space="preserve"> Note: </w:t>
        </w:r>
      </w:ins>
      <w:ins w:id="49" w:author="Erin Coniker Lentz" w:date="2020-01-01T13:57:00Z">
        <w:r w:rsidR="00D74440">
          <w:rPr>
            <w:rFonts w:ascii="Garamond" w:hAnsi="Garamond"/>
          </w:rPr>
          <w:t xml:space="preserve">the </w:t>
        </w:r>
        <w:proofErr w:type="spellStart"/>
        <w:r w:rsidR="00D74440">
          <w:rPr>
            <w:rFonts w:ascii="Garamond" w:hAnsi="Garamond"/>
          </w:rPr>
          <w:t>rCSI</w:t>
        </w:r>
        <w:proofErr w:type="spellEnd"/>
        <w:r w:rsidR="00D74440">
          <w:rPr>
            <w:rFonts w:ascii="Garamond" w:hAnsi="Garamond"/>
          </w:rPr>
          <w:t xml:space="preserve"> has an upper bound. I</w:t>
        </w:r>
      </w:ins>
      <w:ins w:id="50" w:author="Erin Coniker Lentz" w:date="2020-01-01T13:56:00Z">
        <w:r w:rsidR="00D74440">
          <w:rPr>
            <w:rFonts w:ascii="Garamond" w:hAnsi="Garamond"/>
          </w:rPr>
          <w:t>n severe cases, the coping strateg</w:t>
        </w:r>
      </w:ins>
      <w:ins w:id="51" w:author="Erin Coniker Lentz" w:date="2020-01-01T13:57:00Z">
        <w:r w:rsidR="00D74440">
          <w:rPr>
            <w:rFonts w:ascii="Garamond" w:hAnsi="Garamond"/>
          </w:rPr>
          <w:t>ies avai</w:t>
        </w:r>
      </w:ins>
      <w:ins w:id="52" w:author="Erin Coniker Lentz" w:date="2020-01-01T14:23:00Z">
        <w:r w:rsidR="0031203D">
          <w:rPr>
            <w:rFonts w:ascii="Garamond" w:hAnsi="Garamond"/>
          </w:rPr>
          <w:t>l</w:t>
        </w:r>
      </w:ins>
      <w:ins w:id="53" w:author="Erin Coniker Lentz" w:date="2020-01-01T13:57:00Z">
        <w:r w:rsidR="00D74440">
          <w:rPr>
            <w:rFonts w:ascii="Garamond" w:hAnsi="Garamond"/>
          </w:rPr>
          <w:t xml:space="preserve">able can be exhausted and the </w:t>
        </w:r>
        <w:proofErr w:type="spellStart"/>
        <w:r w:rsidR="00D74440">
          <w:rPr>
            <w:rFonts w:ascii="Garamond" w:hAnsi="Garamond"/>
          </w:rPr>
          <w:t>rCSI</w:t>
        </w:r>
        <w:proofErr w:type="spellEnd"/>
        <w:r w:rsidR="00D74440">
          <w:rPr>
            <w:rFonts w:ascii="Garamond" w:hAnsi="Garamond"/>
          </w:rPr>
          <w:t xml:space="preserve"> values can be high-but-stable even as food security is deteriorating. For this reason, it is important to measure not just </w:t>
        </w:r>
        <w:proofErr w:type="spellStart"/>
        <w:r w:rsidR="00D74440">
          <w:rPr>
            <w:rFonts w:ascii="Garamond" w:hAnsi="Garamond"/>
          </w:rPr>
          <w:t>rCSI</w:t>
        </w:r>
        <w:proofErr w:type="spellEnd"/>
        <w:r w:rsidR="00D74440">
          <w:rPr>
            <w:rFonts w:ascii="Garamond" w:hAnsi="Garamond"/>
          </w:rPr>
          <w:t>, but also FCS.</w:t>
        </w:r>
      </w:ins>
      <w:r w:rsidR="004522D0" w:rsidRPr="00535F02">
        <w:rPr>
          <w:rFonts w:ascii="Garamond" w:hAnsi="Garamond"/>
        </w:rPr>
        <w:t xml:space="preserve"> </w:t>
      </w:r>
      <w:r w:rsidR="00775A59">
        <w:rPr>
          <w:rFonts w:ascii="Garamond" w:eastAsia="SimSun" w:hAnsi="Garamond" w:cs="Times"/>
          <w:color w:val="333333"/>
        </w:rPr>
        <w:t xml:space="preserve">In Figure 1, we present the location and distribution of FCS by category in year 2010 for all three countries to give the readers an idea about the relative portions of food insecure villages and where they were. </w:t>
      </w:r>
      <w:ins w:id="54" w:author="Erin Coniker Lentz" w:date="2020-01-01T14:24:00Z">
        <w:r w:rsidR="0031203D">
          <w:rPr>
            <w:rFonts w:ascii="Garamond" w:eastAsia="SimSun" w:hAnsi="Garamond" w:cs="Times"/>
            <w:color w:val="333333"/>
          </w:rPr>
          <w:t>These data were collected as part of nationally representative Living Standards and Measurement Surveys (LSMS).</w:t>
        </w:r>
      </w:ins>
      <w:ins w:id="55" w:author="Erin Coniker Lentz" w:date="2020-01-01T14:26:00Z">
        <w:r w:rsidR="006F0CAB">
          <w:rPr>
            <w:rFonts w:ascii="Garamond" w:eastAsia="SimSun" w:hAnsi="Garamond" w:cs="Times"/>
            <w:color w:val="333333"/>
          </w:rPr>
          <w:t xml:space="preserve"> </w:t>
        </w:r>
      </w:ins>
      <w:ins w:id="56" w:author="Erin Coniker Lentz" w:date="2020-01-01T14:27:00Z">
        <w:r w:rsidR="006F0CAB">
          <w:rPr>
            <w:rFonts w:ascii="Garamond" w:eastAsia="SimSun" w:hAnsi="Garamond" w:cs="Times"/>
            <w:color w:val="333333"/>
          </w:rPr>
          <w:t xml:space="preserve">Both Tanzania and Malawi surveys include </w:t>
        </w:r>
        <w:proofErr w:type="spellStart"/>
        <w:r w:rsidR="006F0CAB">
          <w:rPr>
            <w:rFonts w:ascii="Garamond" w:eastAsia="SimSun" w:hAnsi="Garamond" w:cs="Times"/>
            <w:color w:val="333333"/>
          </w:rPr>
          <w:t>rCSI</w:t>
        </w:r>
        <w:proofErr w:type="spellEnd"/>
        <w:r w:rsidR="006F0CAB">
          <w:rPr>
            <w:rFonts w:ascii="Garamond" w:eastAsia="SimSun" w:hAnsi="Garamond" w:cs="Times"/>
            <w:color w:val="333333"/>
          </w:rPr>
          <w:t xml:space="preserve"> and FCS. T</w:t>
        </w:r>
      </w:ins>
      <w:ins w:id="57" w:author="Erin Coniker Lentz" w:date="2020-01-01T14:26:00Z">
        <w:r w:rsidR="006F0CAB">
          <w:rPr>
            <w:rFonts w:ascii="Garamond" w:eastAsia="SimSun" w:hAnsi="Garamond" w:cs="Times"/>
            <w:color w:val="333333"/>
          </w:rPr>
          <w:t xml:space="preserve">he LSMS did not field an </w:t>
        </w:r>
        <w:proofErr w:type="spellStart"/>
        <w:r w:rsidR="006F0CAB">
          <w:rPr>
            <w:rFonts w:ascii="Garamond" w:eastAsia="SimSun" w:hAnsi="Garamond" w:cs="Times"/>
            <w:color w:val="333333"/>
          </w:rPr>
          <w:t>rCSI</w:t>
        </w:r>
        <w:proofErr w:type="spellEnd"/>
        <w:r w:rsidR="006F0CAB">
          <w:rPr>
            <w:rFonts w:ascii="Garamond" w:eastAsia="SimSun" w:hAnsi="Garamond" w:cs="Times"/>
            <w:color w:val="333333"/>
          </w:rPr>
          <w:t xml:space="preserve"> </w:t>
        </w:r>
      </w:ins>
      <w:ins w:id="58" w:author="Erin Coniker Lentz" w:date="2020-01-01T14:27:00Z">
        <w:r w:rsidR="006F0CAB">
          <w:rPr>
            <w:rFonts w:ascii="Garamond" w:eastAsia="SimSun" w:hAnsi="Garamond" w:cs="Times"/>
            <w:color w:val="333333"/>
          </w:rPr>
          <w:t>survey for Uganda.</w:t>
        </w:r>
      </w:ins>
    </w:p>
    <w:p w14:paraId="3B9B382C" w14:textId="4C578339"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SimSun" w:hAnsi="Garamond" w:cs="Times"/>
          <w:color w:val="333333"/>
        </w:rPr>
        <w:t>Consequently, this</w:t>
      </w:r>
      <w:r w:rsidR="005D57E8" w:rsidRPr="0053434C">
        <w:rPr>
          <w:rFonts w:ascii="Garamond" w:eastAsia="SimSun" w:hAnsi="Garamond" w:cs="Times"/>
          <w:color w:val="333333"/>
        </w:rPr>
        <w:t xml:space="preserve"> paper focus</w:t>
      </w:r>
      <w:r w:rsidR="00092EBC"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w:t>
      </w:r>
      <w:r w:rsidR="003B428D" w:rsidRPr="003B428D">
        <w:rPr>
          <w:rFonts w:ascii="Garamond" w:hAnsi="Garamond"/>
        </w:rPr>
        <w:lastRenderedPageBreak/>
        <w:t>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59"/>
      <w:commentRangeEnd w:id="59"/>
      <w:r w:rsidR="00C32DED">
        <w:rPr>
          <w:rStyle w:val="CommentReference"/>
        </w:rPr>
        <w:commentReference w:id="59"/>
      </w:r>
      <w:r w:rsidR="0083109B" w:rsidRPr="0053434C">
        <w:rPr>
          <w:rFonts w:ascii="Garamond" w:eastAsia="SimSun" w:hAnsi="Garamond" w:cs="Times"/>
          <w:color w:val="333333"/>
        </w:rPr>
        <w:t>, among others)</w:t>
      </w:r>
      <w:r w:rsidR="00092EBC"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00092EBC"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00092EBC" w:rsidRPr="0053434C">
        <w:rPr>
          <w:rFonts w:ascii="Garamond" w:eastAsia="SimSun" w:hAnsi="Garamond" w:cs="Times"/>
          <w:color w:val="333333"/>
        </w:rPr>
        <w:t xml:space="preserve">. </w:t>
      </w:r>
      <w:commentRangeStart w:id="60"/>
      <w:del w:id="61" w:author="yujun zhou" w:date="2020-04-12T17:03:00Z">
        <w:r w:rsidR="00C32AD3" w:rsidDel="00532498">
          <w:rPr>
            <w:rFonts w:ascii="Garamond" w:eastAsia="SimSun" w:hAnsi="Garamond" w:cs="Times"/>
            <w:color w:val="333333"/>
          </w:rPr>
          <w:delText>O</w:delText>
        </w:r>
      </w:del>
      <w:ins w:id="62" w:author="Erin Coniker Lentz" w:date="2020-01-01T13:59:00Z">
        <w:del w:id="63" w:author="yujun zhou" w:date="2020-04-12T17:03:00Z">
          <w:r w:rsidR="00BF1822" w:rsidDel="00532498">
            <w:rPr>
              <w:rFonts w:ascii="Garamond" w:eastAsia="SimSun" w:hAnsi="Garamond" w:cs="Times"/>
              <w:color w:val="333333"/>
            </w:rPr>
            <w:delText xml:space="preserve">ther studies use other combinations of food security measures, including predicting </w:delText>
          </w:r>
        </w:del>
      </w:ins>
      <w:del w:id="64" w:author="yujun zhou" w:date="2020-04-12T17:03:00Z">
        <w:r w:rsidR="00C32AD3" w:rsidDel="00532498">
          <w:rPr>
            <w:rFonts w:ascii="Garamond" w:eastAsia="SimSun" w:hAnsi="Garamond" w:cs="Times"/>
            <w:color w:val="333333"/>
          </w:rPr>
          <w:delText>ur study do</w:delText>
        </w:r>
        <w:r w:rsidR="00CD375A" w:rsidDel="00532498">
          <w:rPr>
            <w:rFonts w:ascii="Garamond" w:eastAsia="SimSun" w:hAnsi="Garamond" w:cs="Times"/>
            <w:color w:val="333333"/>
          </w:rPr>
          <w:delText>es</w:delText>
        </w:r>
        <w:r w:rsidR="00C32AD3" w:rsidDel="00532498">
          <w:rPr>
            <w:rFonts w:ascii="Garamond" w:eastAsia="SimSun" w:hAnsi="Garamond" w:cs="Times"/>
            <w:color w:val="333333"/>
          </w:rPr>
          <w:delText xml:space="preserve"> not use t</w:delText>
        </w:r>
        <w:r w:rsidR="00131F5A" w:rsidRPr="004A1C39" w:rsidDel="00532498">
          <w:rPr>
            <w:rFonts w:ascii="Garamond" w:hAnsi="Garamond"/>
          </w:rPr>
          <w:delText xml:space="preserve">he </w:delText>
        </w:r>
        <w:r w:rsidR="0003401A" w:rsidDel="00532498">
          <w:rPr>
            <w:rFonts w:ascii="Garamond" w:hAnsi="Garamond"/>
          </w:rPr>
          <w:delText>household dietary diversity score (</w:delText>
        </w:r>
        <w:r w:rsidR="00131F5A" w:rsidRPr="004A1C39" w:rsidDel="00532498">
          <w:rPr>
            <w:rFonts w:ascii="Garamond" w:hAnsi="Garamond"/>
          </w:rPr>
          <w:delText>HDDS</w:delText>
        </w:r>
        <w:r w:rsidR="0003401A" w:rsidDel="00532498">
          <w:rPr>
            <w:rFonts w:ascii="Garamond" w:hAnsi="Garamond"/>
          </w:rPr>
          <w:delText>)</w:delText>
        </w:r>
        <w:r w:rsidR="00131F5A" w:rsidRPr="004A1C39" w:rsidDel="00532498">
          <w:rPr>
            <w:rFonts w:ascii="Garamond" w:hAnsi="Garamond"/>
          </w:rPr>
          <w:delText xml:space="preserve"> </w:delText>
        </w:r>
        <w:r w:rsidR="00131F5A" w:rsidDel="00532498">
          <w:rPr>
            <w:rFonts w:ascii="Garamond" w:hAnsi="Garamond"/>
          </w:rPr>
          <w:delText>measure</w:delText>
        </w:r>
        <w:r w:rsidR="00C32AD3" w:rsidDel="00532498">
          <w:rPr>
            <w:rFonts w:ascii="Garamond" w:hAnsi="Garamond"/>
          </w:rPr>
          <w:delText xml:space="preserve"> </w:delText>
        </w:r>
      </w:del>
      <w:ins w:id="65" w:author="Erin Coniker Lentz" w:date="2020-01-01T13:59:00Z">
        <w:del w:id="66" w:author="yujun zhou" w:date="2020-04-12T17:03:00Z">
          <w:r w:rsidR="00BF1822" w:rsidDel="00532498">
            <w:rPr>
              <w:rFonts w:ascii="Garamond" w:hAnsi="Garamond"/>
            </w:rPr>
            <w:delText xml:space="preserve">or the IPC. We do not use HDDS </w:delText>
          </w:r>
        </w:del>
      </w:ins>
      <w:del w:id="67" w:author="yujun zhou" w:date="2020-04-12T17:03:00Z">
        <w:r w:rsidR="00C32AD3" w:rsidDel="00532498">
          <w:rPr>
            <w:rFonts w:ascii="Garamond" w:hAnsi="Garamond"/>
          </w:rPr>
          <w:delText xml:space="preserve">like </w:delText>
        </w:r>
        <w:commentRangeStart w:id="68"/>
        <w:r w:rsidR="00C32AD3" w:rsidDel="00532498">
          <w:rPr>
            <w:rFonts w:ascii="Garamond" w:hAnsi="Garamond"/>
          </w:rPr>
          <w:delText xml:space="preserve">the other papers </w:delText>
        </w:r>
        <w:commentRangeEnd w:id="68"/>
        <w:r w:rsidR="00D74440" w:rsidDel="00532498">
          <w:rPr>
            <w:rStyle w:val="CommentReference"/>
          </w:rPr>
          <w:commentReference w:id="68"/>
        </w:r>
        <w:r w:rsidR="00C32AD3" w:rsidDel="00532498">
          <w:rPr>
            <w:rFonts w:ascii="Garamond" w:hAnsi="Garamond"/>
          </w:rPr>
          <w:delText>do</w:delText>
        </w:r>
        <w:r w:rsidR="00131F5A" w:rsidDel="00532498">
          <w:rPr>
            <w:rFonts w:ascii="Garamond" w:hAnsi="Garamond"/>
          </w:rPr>
          <w:delText xml:space="preserve"> </w:delText>
        </w:r>
        <w:bookmarkStart w:id="69" w:name="_Hlk21429237"/>
        <w:r w:rsidR="00C32AD3" w:rsidDel="00532498">
          <w:rPr>
            <w:rFonts w:ascii="Garamond" w:hAnsi="Garamond"/>
          </w:rPr>
          <w:delText xml:space="preserve">since the variation </w:delText>
        </w:r>
        <w:r w:rsidR="00CD375A" w:rsidDel="00532498">
          <w:rPr>
            <w:rFonts w:ascii="Garamond" w:hAnsi="Garamond"/>
          </w:rPr>
          <w:delText>in t</w:delText>
        </w:r>
        <w:r w:rsidR="00C32AD3" w:rsidDel="00532498">
          <w:rPr>
            <w:rFonts w:ascii="Garamond" w:hAnsi="Garamond"/>
          </w:rPr>
          <w:delText xml:space="preserve">he </w:delText>
        </w:r>
        <w:r w:rsidR="00CD375A" w:rsidDel="00532498">
          <w:rPr>
            <w:rFonts w:ascii="Garamond" w:hAnsi="Garamond"/>
          </w:rPr>
          <w:delText xml:space="preserve">categorical </w:delText>
        </w:r>
        <w:r w:rsidR="00C32AD3" w:rsidDel="00532498">
          <w:rPr>
            <w:rFonts w:ascii="Garamond" w:hAnsi="Garamond"/>
          </w:rPr>
          <w:delText xml:space="preserve">HDDS </w:delText>
        </w:r>
        <w:r w:rsidR="00CD375A" w:rsidDel="00532498">
          <w:rPr>
            <w:rFonts w:ascii="Garamond" w:hAnsi="Garamond"/>
          </w:rPr>
          <w:delText xml:space="preserve">measure </w:delText>
        </w:r>
        <w:r w:rsidR="00C32AD3" w:rsidDel="00532498">
          <w:rPr>
            <w:rFonts w:ascii="Garamond" w:hAnsi="Garamond"/>
          </w:rPr>
          <w:delText>is close to 0</w:delText>
        </w:r>
        <w:r w:rsidR="00CD375A" w:rsidDel="00532498">
          <w:rPr>
            <w:rFonts w:ascii="Garamond" w:hAnsi="Garamond"/>
          </w:rPr>
          <w:delText>,</w:delText>
        </w:r>
        <w:r w:rsidR="00A2513B" w:rsidDel="00532498">
          <w:rPr>
            <w:rFonts w:ascii="Garamond" w:hAnsi="Garamond"/>
          </w:rPr>
          <w:delText xml:space="preserve"> </w:delText>
        </w:r>
        <w:r w:rsidR="006B4A91" w:rsidDel="00532498">
          <w:rPr>
            <w:rFonts w:ascii="Garamond" w:hAnsi="Garamond"/>
          </w:rPr>
          <w:delText>especially after averaging at the cluster level.</w:delText>
        </w:r>
        <w:r w:rsidR="00C32AD3" w:rsidDel="00532498">
          <w:rPr>
            <w:rFonts w:ascii="Garamond" w:hAnsi="Garamond"/>
          </w:rPr>
          <w:delText xml:space="preserve"> </w:delText>
        </w:r>
        <w:r w:rsidR="00A2513B" w:rsidDel="00532498">
          <w:rPr>
            <w:rFonts w:ascii="Garamond" w:hAnsi="Garamond"/>
          </w:rPr>
          <w:delText>In other words, a naïve guess that all</w:delText>
        </w:r>
        <w:r w:rsidR="006B4A91" w:rsidDel="00532498">
          <w:rPr>
            <w:rFonts w:ascii="Garamond" w:hAnsi="Garamond"/>
          </w:rPr>
          <w:delText xml:space="preserve"> clusters on average have medium</w:delText>
        </w:r>
        <w:r w:rsidR="002B5353" w:rsidDel="00532498">
          <w:rPr>
            <w:rFonts w:ascii="Garamond" w:hAnsi="Garamond"/>
          </w:rPr>
          <w:delText xml:space="preserve"> HDDS would beat </w:delText>
        </w:r>
        <w:r w:rsidR="00720425" w:rsidDel="00532498">
          <w:rPr>
            <w:rFonts w:ascii="Garamond" w:hAnsi="Garamond"/>
          </w:rPr>
          <w:delText>any models available.</w:delText>
        </w:r>
      </w:del>
      <w:ins w:id="70" w:author="Erin Coniker Lentz" w:date="2020-01-01T13:59:00Z">
        <w:del w:id="71" w:author="yujun zhou" w:date="2020-04-12T17:03:00Z">
          <w:r w:rsidR="00BF1822" w:rsidDel="00532498">
            <w:rPr>
              <w:rFonts w:ascii="Garamond" w:hAnsi="Garamond"/>
            </w:rPr>
            <w:delText xml:space="preserve"> The IPC </w:delText>
          </w:r>
        </w:del>
      </w:ins>
      <w:ins w:id="72" w:author="Erin Coniker Lentz" w:date="2020-01-01T14:00:00Z">
        <w:del w:id="73" w:author="yujun zhou" w:date="2020-04-12T17:03:00Z">
          <w:r w:rsidR="00BF1822" w:rsidDel="00532498">
            <w:rPr>
              <w:rFonts w:ascii="Garamond" w:hAnsi="Garamond"/>
            </w:rPr>
            <w:delText xml:space="preserve">does not have the spatial granularity </w:delText>
          </w:r>
          <w:r w:rsidR="00E90859" w:rsidDel="00532498">
            <w:rPr>
              <w:rFonts w:ascii="Garamond" w:hAnsi="Garamond"/>
            </w:rPr>
            <w:delText>that we are interested in exploring</w:delText>
          </w:r>
          <w:r w:rsidR="00BF1822" w:rsidDel="00532498">
            <w:rPr>
              <w:rFonts w:ascii="Garamond" w:hAnsi="Garamond"/>
            </w:rPr>
            <w:delText>.</w:delText>
          </w:r>
        </w:del>
      </w:ins>
      <w:del w:id="74" w:author="yujun zhou" w:date="2020-04-12T17:03:00Z">
        <w:r w:rsidR="00720425" w:rsidDel="00532498">
          <w:rPr>
            <w:rFonts w:ascii="Garamond" w:hAnsi="Garamond"/>
          </w:rPr>
          <w:delText xml:space="preserve"> </w:delText>
        </w:r>
        <w:r w:rsidR="006B4A91" w:rsidDel="00532498">
          <w:rPr>
            <w:rFonts w:ascii="Garamond" w:hAnsi="Garamond"/>
          </w:rPr>
          <w:delText xml:space="preserve"> </w:delText>
        </w:r>
        <w:commentRangeEnd w:id="60"/>
        <w:r w:rsidR="00BF1822" w:rsidDel="00532498">
          <w:rPr>
            <w:rStyle w:val="CommentReference"/>
          </w:rPr>
          <w:commentReference w:id="60"/>
        </w:r>
      </w:del>
      <w:ins w:id="75" w:author="yujun zhou" w:date="2020-04-12T17:03:00Z">
        <w:r w:rsidR="00532498">
          <w:rPr>
            <w:rStyle w:val="FootnoteReference"/>
            <w:rFonts w:ascii="Garamond" w:hAnsi="Garamond"/>
          </w:rPr>
          <w:footnoteReference w:id="2"/>
        </w:r>
      </w:ins>
    </w:p>
    <w:p w14:paraId="60891374" w14:textId="77777777" w:rsidR="007D50E7" w:rsidRPr="00A64365" w:rsidRDefault="007D50E7" w:rsidP="00A64365">
      <w:pPr>
        <w:spacing w:line="480" w:lineRule="auto"/>
        <w:ind w:left="720"/>
        <w:rPr>
          <w:rFonts w:ascii="Garamond" w:eastAsia="SimSun" w:hAnsi="Garamond" w:cs="Times"/>
          <w:color w:val="333333"/>
        </w:rPr>
      </w:pPr>
    </w:p>
    <w:bookmarkEnd w:id="69"/>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05323247"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53751">
        <w:rPr>
          <w:rFonts w:ascii="Garamond" w:eastAsia="SimSun" w:hAnsi="Garamond" w:cs="Times"/>
          <w:color w:val="333333"/>
        </w:rPr>
        <w:t xml:space="preserve"> A complete list of variables </w:t>
      </w:r>
      <w:r w:rsidR="002C1A71">
        <w:rPr>
          <w:rFonts w:ascii="Garamond" w:eastAsia="SimSun" w:hAnsi="Garamond" w:cs="Times"/>
          <w:color w:val="333333"/>
        </w:rPr>
        <w:t xml:space="preserve">used in model with units and summary stats are presented in </w:t>
      </w:r>
      <w:r w:rsidR="00E97B33">
        <w:rPr>
          <w:rFonts w:ascii="Garamond" w:eastAsia="SimSun" w:hAnsi="Garamond" w:cs="Times"/>
          <w:color w:val="333333"/>
        </w:rPr>
        <w:t>A</w:t>
      </w:r>
      <w:r w:rsidR="002C1A71">
        <w:rPr>
          <w:rFonts w:ascii="Garamond" w:eastAsia="SimSun" w:hAnsi="Garamond" w:cs="Times"/>
          <w:color w:val="333333"/>
        </w:rPr>
        <w:t>ppendix Table A</w:t>
      </w:r>
      <w:r w:rsidR="008D3624">
        <w:rPr>
          <w:rFonts w:ascii="Garamond" w:eastAsia="SimSun" w:hAnsi="Garamond" w:cs="Times"/>
          <w:color w:val="333333"/>
        </w:rPr>
        <w:t>2</w:t>
      </w:r>
      <w:r w:rsidR="002C1A71">
        <w:rPr>
          <w:rFonts w:ascii="Garamond" w:eastAsia="SimSun" w:hAnsi="Garamond" w:cs="Times"/>
          <w:color w:val="333333"/>
        </w:rPr>
        <w:t xml:space="preserve">. </w:t>
      </w:r>
      <w:r>
        <w:rPr>
          <w:rFonts w:ascii="Garamond" w:eastAsia="SimSun" w:hAnsi="Garamond" w:cs="Times"/>
          <w:color w:val="333333"/>
        </w:rPr>
        <w:t xml:space="preserve">We </w:t>
      </w:r>
      <w:del w:id="78" w:author="Erin Coniker Lentz" w:date="2020-01-01T14:08:00Z">
        <w:r w:rsidDel="00D307B9">
          <w:rPr>
            <w:rFonts w:ascii="Garamond" w:eastAsia="SimSun" w:hAnsi="Garamond" w:cs="Times"/>
            <w:color w:val="333333"/>
          </w:rPr>
          <w:delText xml:space="preserve">handcrafted </w:delText>
        </w:r>
      </w:del>
      <w:ins w:id="79" w:author="Erin Coniker Lentz" w:date="2020-01-01T14:08:00Z">
        <w:r w:rsidR="00D307B9">
          <w:rPr>
            <w:rFonts w:ascii="Garamond" w:eastAsia="SimSun" w:hAnsi="Garamond" w:cs="Times"/>
            <w:color w:val="333333"/>
          </w:rPr>
          <w:t xml:space="preserve">constructed </w:t>
        </w:r>
      </w:ins>
      <w:r>
        <w:rPr>
          <w:rFonts w:ascii="Garamond" w:eastAsia="SimSun" w:hAnsi="Garamond" w:cs="Times"/>
          <w:color w:val="333333"/>
        </w:rPr>
        <w:t>weather-related variables such as the first day of rain, length of dry spells, growing degree days</w:t>
      </w:r>
      <w:r w:rsidR="00CD375A">
        <w:rPr>
          <w:rFonts w:ascii="Garamond" w:eastAsia="SimSun" w:hAnsi="Garamond" w:cs="Times"/>
          <w:color w:val="333333"/>
        </w:rPr>
        <w:t>,</w:t>
      </w:r>
      <w:r>
        <w:rPr>
          <w:rFonts w:ascii="Garamond" w:eastAsia="SimSun" w:hAnsi="Garamond" w:cs="Times"/>
          <w:color w:val="333333"/>
        </w:rPr>
        <w:t xml:space="preserve"> and heating degree days from the raw precipitation and temperature data during the previous growing seasons specific for each </w:t>
      </w:r>
      <w:commentRangeStart w:id="80"/>
      <w:commentRangeStart w:id="81"/>
      <w:r>
        <w:rPr>
          <w:rFonts w:ascii="Garamond" w:eastAsia="SimSun" w:hAnsi="Garamond" w:cs="Times"/>
          <w:color w:val="333333"/>
        </w:rPr>
        <w:t>country</w:t>
      </w:r>
      <w:commentRangeEnd w:id="80"/>
      <w:r>
        <w:rPr>
          <w:rStyle w:val="CommentReference"/>
        </w:rPr>
        <w:commentReference w:id="80"/>
      </w:r>
      <w:commentRangeEnd w:id="81"/>
      <w:r>
        <w:rPr>
          <w:rStyle w:val="CommentReference"/>
        </w:rPr>
        <w:commentReference w:id="81"/>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 xml:space="preserve">groundnuts for the major markets in each country and align the villages to the prices in their nearest markets. </w:t>
      </w:r>
      <w:commentRangeStart w:id="82"/>
      <w:r>
        <w:rPr>
          <w:rFonts w:ascii="Garamond" w:eastAsia="SimSun" w:hAnsi="Garamond" w:cs="Times"/>
          <w:color w:val="333333"/>
        </w:rPr>
        <w:t xml:space="preserve">To help forecast future food security status, we use prices with one to three months prior to the household survey time. </w:t>
      </w:r>
      <w:commentRangeEnd w:id="82"/>
      <w:r w:rsidR="00D307B9">
        <w:rPr>
          <w:rStyle w:val="CommentReference"/>
        </w:rPr>
        <w:commentReference w:id="82"/>
      </w:r>
      <w:r>
        <w:rPr>
          <w:rFonts w:ascii="Garamond" w:eastAsia="SimSun" w:hAnsi="Garamond" w:cs="Times"/>
          <w:color w:val="333333"/>
        </w:rPr>
        <w:t>The tree-based models help us choose from a variety of price variables of different products, lag length</w:t>
      </w:r>
      <w:r w:rsidR="00CD375A">
        <w:rPr>
          <w:rFonts w:ascii="Garamond" w:eastAsia="SimSun" w:hAnsi="Garamond" w:cs="Times"/>
          <w:color w:val="333333"/>
        </w:rPr>
        <w:t>,</w:t>
      </w:r>
      <w:r>
        <w:rPr>
          <w:rFonts w:ascii="Garamond" w:eastAsia="SimSun" w:hAnsi="Garamond" w:cs="Times"/>
          <w:color w:val="333333"/>
        </w:rPr>
        <w:t xml:space="preserve">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sidR="00CD375A">
        <w:rPr>
          <w:rFonts w:ascii="Garamond" w:eastAsia="SimSun" w:hAnsi="Garamond" w:cs="Times"/>
          <w:color w:val="333333"/>
        </w:rPr>
        <w:t>i</w:t>
      </w:r>
      <w:r>
        <w:rPr>
          <w:rFonts w:ascii="Garamond" w:eastAsia="SimSun" w:hAnsi="Garamond" w:cs="Times"/>
          <w:color w:val="333333"/>
        </w:rPr>
        <w:t xml:space="preserve">n the discussion section. For missing data in the market prices, we </w:t>
      </w:r>
      <w:r>
        <w:rPr>
          <w:rFonts w:ascii="Garamond" w:eastAsia="SimSun" w:hAnsi="Garamond" w:cs="Times"/>
          <w:color w:val="333333"/>
        </w:rPr>
        <w:lastRenderedPageBreak/>
        <w:t xml:space="preserve">construct market thinness measures defined as the number of weeks with price information missing in a given month. Variables regarding wealth status, </w:t>
      </w:r>
      <w:r w:rsidR="00375826">
        <w:rPr>
          <w:rFonts w:ascii="Garamond" w:eastAsia="SimSun" w:hAnsi="Garamond" w:cs="Times"/>
          <w:color w:val="333333"/>
        </w:rPr>
        <w:t>cellphone</w:t>
      </w:r>
      <w:r>
        <w:rPr>
          <w:rFonts w:ascii="Garamond" w:eastAsia="SimSun" w:hAnsi="Garamond" w:cs="Times"/>
          <w:color w:val="333333"/>
        </w:rPr>
        <w:t xml:space="preserve">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w:t>
      </w:r>
      <w:commentRangeStart w:id="84"/>
      <w:r>
        <w:rPr>
          <w:rFonts w:ascii="Garamond" w:eastAsia="SimSun" w:hAnsi="Garamond" w:cs="Times"/>
          <w:color w:val="333333"/>
        </w:rPr>
        <w:t xml:space="preserve">LSMS surveys. </w:t>
      </w:r>
      <w:commentRangeEnd w:id="84"/>
      <w:r w:rsidR="0031203D">
        <w:rPr>
          <w:rStyle w:val="CommentReference"/>
        </w:rPr>
        <w:commentReference w:id="84"/>
      </w:r>
      <w:r w:rsidR="00375826" w:rsidRPr="00092EBC">
        <w:rPr>
          <w:rFonts w:ascii="Garamond" w:eastAsia="SimSun" w:hAnsi="Garamond" w:cs="Times"/>
          <w:color w:val="333333"/>
        </w:rPr>
        <w:t>Cellular phones are access to financial resources, market information, and remittance flow (Eagle et al. 2010, Blumenstock et al. 2016).</w:t>
      </w:r>
      <w:r w:rsidR="00375826">
        <w:rPr>
          <w:rFonts w:ascii="Garamond" w:eastAsia="SimSun" w:hAnsi="Garamond" w:cs="Times"/>
          <w:color w:val="333333"/>
        </w:rPr>
        <w:t xml:space="preserve"> </w:t>
      </w:r>
      <w:r>
        <w:rPr>
          <w:rFonts w:ascii="Garamond" w:eastAsia="SimSun" w:hAnsi="Garamond" w:cs="Times"/>
          <w:color w:val="333333"/>
        </w:rPr>
        <w:t xml:space="preserve">Although our results rely on these variables </w:t>
      </w:r>
      <w:r w:rsidR="00BC0030">
        <w:rPr>
          <w:rFonts w:ascii="Garamond" w:eastAsia="SimSun" w:hAnsi="Garamond" w:cs="Times" w:hint="eastAsia"/>
          <w:color w:val="333333"/>
        </w:rPr>
        <w:t>co</w:t>
      </w:r>
      <w:r w:rsidR="00BC0030">
        <w:rPr>
          <w:rFonts w:ascii="Garamond" w:eastAsia="SimSun" w:hAnsi="Garamond" w:cs="Times"/>
          <w:color w:val="333333"/>
        </w:rPr>
        <w:t xml:space="preserve">llected </w:t>
      </w:r>
      <w:r>
        <w:rPr>
          <w:rFonts w:ascii="Garamond" w:eastAsia="SimSun" w:hAnsi="Garamond" w:cs="Times"/>
          <w:color w:val="333333"/>
        </w:rPr>
        <w:t xml:space="preserve">from the surveys, we </w:t>
      </w:r>
      <w:r w:rsidR="00687BE8">
        <w:rPr>
          <w:rFonts w:ascii="Garamond" w:eastAsia="SimSun" w:hAnsi="Garamond" w:cs="Times" w:hint="eastAsia"/>
          <w:color w:val="333333"/>
        </w:rPr>
        <w:t>use</w:t>
      </w:r>
      <w:r w:rsidR="00687BE8">
        <w:rPr>
          <w:rFonts w:ascii="Garamond" w:eastAsia="SimSun" w:hAnsi="Garamond" w:cs="Times"/>
          <w:color w:val="333333"/>
        </w:rPr>
        <w:t xml:space="preserve"> </w:t>
      </w:r>
      <w:r w:rsidR="00992156">
        <w:rPr>
          <w:rFonts w:ascii="Garamond" w:eastAsia="SimSun" w:hAnsi="Garamond" w:cs="Times"/>
          <w:color w:val="333333"/>
        </w:rPr>
        <w:t xml:space="preserve">satellite imagery predicted </w:t>
      </w:r>
      <w:r w:rsidR="00FA256D">
        <w:rPr>
          <w:rFonts w:ascii="Garamond" w:eastAsia="SimSun" w:hAnsi="Garamond" w:cs="Times"/>
          <w:color w:val="333333"/>
        </w:rPr>
        <w:t>roof types</w:t>
      </w:r>
      <w:r w:rsidR="00C9451A">
        <w:rPr>
          <w:rFonts w:ascii="Garamond" w:eastAsia="SimSun" w:hAnsi="Garamond" w:cs="Times"/>
          <w:color w:val="333333"/>
        </w:rPr>
        <w:t xml:space="preserve">, </w:t>
      </w:r>
      <w:r w:rsidR="007A1F26">
        <w:rPr>
          <w:rFonts w:ascii="Garamond" w:eastAsia="SimSun" w:hAnsi="Garamond" w:cs="Times"/>
          <w:color w:val="333333"/>
        </w:rPr>
        <w:t>consumption aggregates</w:t>
      </w:r>
      <w:r w:rsidR="00E97B33">
        <w:rPr>
          <w:rFonts w:ascii="Garamond" w:eastAsia="SimSun" w:hAnsi="Garamond" w:cs="Times"/>
          <w:color w:val="333333"/>
        </w:rPr>
        <w:t>,</w:t>
      </w:r>
      <w:r w:rsidR="00FA256D">
        <w:rPr>
          <w:rFonts w:ascii="Garamond" w:eastAsia="SimSun" w:hAnsi="Garamond" w:cs="Times"/>
          <w:color w:val="333333"/>
        </w:rPr>
        <w:t xml:space="preserve"> and asset index</w:t>
      </w:r>
      <w:r>
        <w:rPr>
          <w:rFonts w:ascii="Garamond" w:eastAsia="SimSun" w:hAnsi="Garamond" w:cs="Times"/>
          <w:color w:val="333333"/>
        </w:rPr>
        <w:t xml:space="preserve"> as </w:t>
      </w:r>
      <w:commentRangeStart w:id="85"/>
      <w:commentRangeStart w:id="86"/>
      <w:commentRangeEnd w:id="85"/>
      <w:r w:rsidR="00C9451A">
        <w:rPr>
          <w:rStyle w:val="CommentReference"/>
        </w:rPr>
        <w:commentReference w:id="85"/>
      </w:r>
      <w:commentRangeEnd w:id="86"/>
      <w:r w:rsidR="00C9451A">
        <w:rPr>
          <w:rStyle w:val="CommentReference"/>
        </w:rPr>
        <w:commentReference w:id="86"/>
      </w:r>
      <w:r>
        <w:rPr>
          <w:rFonts w:ascii="Garamond" w:eastAsia="SimSun" w:hAnsi="Garamond" w:cs="Times"/>
          <w:color w:val="333333"/>
        </w:rPr>
        <w:t xml:space="preserve">proxies for the </w:t>
      </w:r>
      <w:r w:rsidR="007A1F26" w:rsidRPr="00092EBC">
        <w:rPr>
          <w:rFonts w:ascii="Garamond" w:eastAsia="SimSun" w:hAnsi="Garamond" w:cs="Times"/>
          <w:color w:val="333333"/>
        </w:rPr>
        <w:t>predictors</w:t>
      </w:r>
      <w:r w:rsidR="007A1F26">
        <w:rPr>
          <w:rFonts w:ascii="Garamond" w:eastAsia="SimSun" w:hAnsi="Garamond" w:cs="Times"/>
          <w:color w:val="333333"/>
        </w:rPr>
        <w:t xml:space="preserve"> based on </w:t>
      </w:r>
      <w:r>
        <w:rPr>
          <w:rFonts w:ascii="Garamond" w:eastAsia="SimSun" w:hAnsi="Garamond" w:cs="Times"/>
          <w:color w:val="333333"/>
        </w:rPr>
        <w:t xml:space="preserve">information from the household surveys. </w:t>
      </w:r>
      <w:ins w:id="87" w:author="Erin Coniker Lentz" w:date="2020-01-01T14:09:00Z">
        <w:r w:rsidR="00D307B9">
          <w:rPr>
            <w:rFonts w:ascii="Garamond" w:eastAsia="SimSun" w:hAnsi="Garamond" w:cs="Times"/>
            <w:color w:val="333333"/>
          </w:rPr>
          <w:t xml:space="preserve">In many places, asset information is collected only </w:t>
        </w:r>
      </w:ins>
      <w:ins w:id="88" w:author="Erin Coniker Lentz" w:date="2020-01-01T14:10:00Z">
        <w:r w:rsidR="00D307B9">
          <w:rPr>
            <w:rFonts w:ascii="Garamond" w:eastAsia="SimSun" w:hAnsi="Garamond" w:cs="Times"/>
            <w:color w:val="333333"/>
          </w:rPr>
          <w:t>every 5 or so years through LSMS or other large-scale nationally representative surveys. To avoid relying on out-of-date information about assets, we look to satellite imagery</w:t>
        </w:r>
      </w:ins>
      <w:ins w:id="89" w:author="Erin Coniker Lentz" w:date="2020-01-01T14:11:00Z">
        <w:r w:rsidR="00D307B9">
          <w:rPr>
            <w:rFonts w:ascii="Garamond" w:eastAsia="SimSun" w:hAnsi="Garamond" w:cs="Times"/>
            <w:color w:val="333333"/>
          </w:rPr>
          <w:t>. We show that</w:t>
        </w:r>
      </w:ins>
      <w:ins w:id="90" w:author="Erin Coniker Lentz" w:date="2020-01-01T14:09:00Z">
        <w:r w:rsidR="00D307B9">
          <w:rPr>
            <w:rFonts w:ascii="Garamond" w:eastAsia="SimSun" w:hAnsi="Garamond" w:cs="Times"/>
            <w:color w:val="333333"/>
          </w:rPr>
          <w:t xml:space="preserve"> h</w:t>
        </w:r>
      </w:ins>
      <w:commentRangeStart w:id="91"/>
      <w:del w:id="92" w:author="Erin Coniker Lentz" w:date="2020-01-01T14:09:00Z">
        <w:r w:rsidRPr="00092EBC" w:rsidDel="00D307B9">
          <w:rPr>
            <w:rFonts w:ascii="Garamond" w:eastAsia="SimSun" w:hAnsi="Garamond" w:cs="Times"/>
            <w:color w:val="333333"/>
          </w:rPr>
          <w:delText>H</w:delText>
        </w:r>
      </w:del>
      <w:r w:rsidRPr="00092EBC">
        <w:rPr>
          <w:rFonts w:ascii="Garamond" w:eastAsia="SimSun" w:hAnsi="Garamond" w:cs="Times"/>
          <w:color w:val="333333"/>
        </w:rPr>
        <w:t>ousehold roof type</w:t>
      </w:r>
      <w:ins w:id="93" w:author="Erin Coniker Lentz" w:date="2020-01-01T14:11:00Z">
        <w:r w:rsidR="00D307B9">
          <w:rPr>
            <w:rFonts w:ascii="Garamond" w:eastAsia="SimSun" w:hAnsi="Garamond" w:cs="Times"/>
            <w:color w:val="333333"/>
          </w:rPr>
          <w:t>, an important asset for many low-income rural households (F</w:t>
        </w:r>
        <w:r w:rsidR="00DE76B3">
          <w:rPr>
            <w:rFonts w:ascii="Garamond" w:eastAsia="SimSun" w:hAnsi="Garamond" w:cs="Times"/>
            <w:color w:val="333333"/>
          </w:rPr>
          <w:t>ilmer</w:t>
        </w:r>
        <w:r w:rsidR="00D307B9">
          <w:rPr>
            <w:rFonts w:ascii="Garamond" w:eastAsia="SimSun" w:hAnsi="Garamond" w:cs="Times"/>
            <w:color w:val="333333"/>
          </w:rPr>
          <w:t xml:space="preserve"> and</w:t>
        </w:r>
        <w:r w:rsidR="00DE76B3">
          <w:rPr>
            <w:rFonts w:ascii="Garamond" w:eastAsia="SimSun" w:hAnsi="Garamond" w:cs="Times"/>
            <w:color w:val="333333"/>
          </w:rPr>
          <w:t xml:space="preserve"> Pritchett 1</w:t>
        </w:r>
      </w:ins>
      <w:ins w:id="94" w:author="Erin Coniker Lentz" w:date="2020-01-01T14:12:00Z">
        <w:r w:rsidR="00DE76B3">
          <w:rPr>
            <w:rFonts w:ascii="Garamond" w:eastAsia="SimSun" w:hAnsi="Garamond" w:cs="Times"/>
            <w:color w:val="333333"/>
          </w:rPr>
          <w:t>998</w:t>
        </w:r>
      </w:ins>
      <w:ins w:id="95" w:author="Erin Coniker Lentz" w:date="2020-01-01T14:11:00Z">
        <w:r w:rsidR="00DE76B3">
          <w:rPr>
            <w:rFonts w:ascii="Garamond" w:eastAsia="SimSun" w:hAnsi="Garamond" w:cs="Times"/>
            <w:color w:val="333333"/>
          </w:rPr>
          <w:t>)</w:t>
        </w:r>
      </w:ins>
      <w:r w:rsidRPr="00092EBC">
        <w:rPr>
          <w:rFonts w:ascii="Garamond" w:eastAsia="SimSun" w:hAnsi="Garamond" w:cs="Times"/>
          <w:color w:val="333333"/>
        </w:rPr>
        <w:t xml:space="preserve"> is used as a crude proxy of poverty that can be accurately captured from satellite imagery. </w:t>
      </w:r>
      <w:commentRangeEnd w:id="91"/>
      <w:r w:rsidR="00D307B9">
        <w:rPr>
          <w:rStyle w:val="CommentReference"/>
        </w:rPr>
        <w:commentReference w:id="91"/>
      </w:r>
    </w:p>
    <w:p w14:paraId="4D8C7088" w14:textId="77777777" w:rsidR="00D66087" w:rsidRPr="00BF7061" w:rsidRDefault="00D66087" w:rsidP="00EC74D2">
      <w:pPr>
        <w:spacing w:line="480" w:lineRule="auto"/>
        <w:rPr>
          <w:rFonts w:ascii="Garamond" w:eastAsia="SimSun" w:hAnsi="Garamond" w:cs="Times"/>
          <w:color w:val="333333"/>
        </w:rPr>
      </w:pPr>
    </w:p>
    <w:p w14:paraId="4B19C08B"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r w:rsidR="003366AD">
        <w:rPr>
          <w:rFonts w:ascii="Garamond" w:eastAsia="SimSun" w:hAnsi="Garamond" w:cs="Times"/>
          <w:b/>
          <w:color w:val="333333"/>
        </w:rPr>
        <w:t>s</w:t>
      </w:r>
    </w:p>
    <w:p w14:paraId="35FC66D8" w14:textId="77777777" w:rsidR="004B5146" w:rsidRDefault="003366AD" w:rsidP="004B5146">
      <w:pPr>
        <w:pStyle w:val="ListParagraph"/>
        <w:spacing w:line="480" w:lineRule="auto"/>
        <w:rPr>
          <w:rFonts w:ascii="Garamond" w:eastAsia="SimSun" w:hAnsi="Garamond" w:cs="Times"/>
          <w:color w:val="333333"/>
        </w:rPr>
      </w:pPr>
      <w:r>
        <w:rPr>
          <w:rFonts w:ascii="Garamond" w:eastAsia="SimSun" w:hAnsi="Garamond" w:cs="Times"/>
          <w:color w:val="333333"/>
        </w:rPr>
        <w:t>The process of developing a predictive model requires a number of critical decisions.  Here we outline the specific decisions made regarding the nature of our target or dependent variable,</w:t>
      </w:r>
      <w:r w:rsidR="00E3631F">
        <w:rPr>
          <w:rFonts w:ascii="Garamond" w:eastAsia="SimSun" w:hAnsi="Garamond" w:cs="Times"/>
          <w:color w:val="333333"/>
        </w:rPr>
        <w:t xml:space="preserve"> the criterion used to evaluate the results, the approach to sampling and the machine learning methods used to build the models.</w:t>
      </w:r>
    </w:p>
    <w:p w14:paraId="3B27D221" w14:textId="77777777" w:rsidR="009573CD" w:rsidRDefault="009573CD" w:rsidP="004B5146">
      <w:pPr>
        <w:pStyle w:val="ListParagraph"/>
        <w:spacing w:line="480" w:lineRule="auto"/>
        <w:rPr>
          <w:rFonts w:ascii="Garamond" w:eastAsia="SimSun" w:hAnsi="Garamond" w:cs="Times"/>
          <w:color w:val="333333"/>
        </w:rPr>
      </w:pP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2802CD38" w:rsidR="00835261" w:rsidRDefault="00E7063F" w:rsidP="008D03A0">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0220FE">
        <w:rPr>
          <w:rFonts w:ascii="Garamond" w:eastAsia="SimSun" w:hAnsi="Garamond" w:cs="Times"/>
          <w:color w:val="333333"/>
        </w:rPr>
        <w:t>,</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del w:id="96" w:author="Erin Coniker Lentz" w:date="2020-01-01T14:12:00Z">
        <w:r w:rsidR="00825263" w:rsidDel="00DE76B3">
          <w:rPr>
            <w:rFonts w:ascii="Garamond" w:eastAsia="SimSun" w:hAnsi="Garamond" w:cs="Times"/>
            <w:color w:val="333333"/>
          </w:rPr>
          <w:delText>focuses</w:delText>
        </w:r>
        <w:r w:rsidR="00BA4102" w:rsidDel="00DE76B3">
          <w:rPr>
            <w:rFonts w:ascii="Garamond" w:eastAsia="SimSun" w:hAnsi="Garamond" w:cs="Times"/>
            <w:color w:val="333333"/>
          </w:rPr>
          <w:delText xml:space="preserve"> on </w:delText>
        </w:r>
        <w:r w:rsidR="00825263" w:rsidDel="00DE76B3">
          <w:rPr>
            <w:rFonts w:ascii="Garamond" w:eastAsia="SimSun" w:hAnsi="Garamond" w:cs="Times"/>
            <w:color w:val="333333"/>
          </w:rPr>
          <w:delText xml:space="preserve">successfully </w:delText>
        </w:r>
      </w:del>
      <w:ins w:id="97" w:author="Erin Coniker Lentz" w:date="2020-01-01T14:12:00Z">
        <w:r w:rsidR="00DE76B3">
          <w:rPr>
            <w:rFonts w:ascii="Garamond" w:eastAsia="SimSun" w:hAnsi="Garamond" w:cs="Times"/>
            <w:color w:val="333333"/>
          </w:rPr>
          <w:t xml:space="preserve">aims to </w:t>
        </w:r>
      </w:ins>
      <w:r w:rsidR="00825263">
        <w:rPr>
          <w:rFonts w:ascii="Garamond" w:eastAsia="SimSun" w:hAnsi="Garamond" w:cs="Times"/>
          <w:color w:val="333333"/>
        </w:rPr>
        <w:t>detect</w:t>
      </w:r>
      <w:del w:id="98" w:author="Erin Coniker Lentz" w:date="2020-01-01T14:12:00Z">
        <w:r w:rsidR="00825263" w:rsidDel="00DE76B3">
          <w:rPr>
            <w:rFonts w:ascii="Garamond" w:eastAsia="SimSun" w:hAnsi="Garamond" w:cs="Times"/>
            <w:color w:val="333333"/>
          </w:rPr>
          <w:delText>ing</w:delText>
        </w:r>
      </w:del>
      <w:r w:rsidR="00825263">
        <w:rPr>
          <w:rFonts w:ascii="Garamond" w:eastAsia="SimSun" w:hAnsi="Garamond" w:cs="Times"/>
          <w:color w:val="333333"/>
        </w:rPr>
        <w:t xml:space="preserve"> </w:t>
      </w:r>
      <w:r w:rsidR="00825263">
        <w:rPr>
          <w:rFonts w:ascii="Garamond" w:eastAsia="SimSun" w:hAnsi="Garamond" w:cs="Times"/>
          <w:color w:val="333333"/>
        </w:rPr>
        <w:lastRenderedPageBreak/>
        <w:t>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w:t>
      </w:r>
      <w:r w:rsidR="004A3BD9">
        <w:rPr>
          <w:rFonts w:ascii="Garamond" w:eastAsia="SimSun" w:hAnsi="Garamond" w:cs="Times"/>
          <w:color w:val="333333"/>
        </w:rPr>
        <w:t xml:space="preserve"> </w:t>
      </w:r>
      <w:r w:rsidR="004A3BD9">
        <w:rPr>
          <w:rFonts w:ascii="Garamond" w:eastAsia="SimSun" w:hAnsi="Garamond" w:cs="Times" w:hint="eastAsia"/>
          <w:color w:val="333333"/>
        </w:rPr>
        <w:t>task</w:t>
      </w:r>
      <w:r w:rsidR="00972654">
        <w:rPr>
          <w:rFonts w:ascii="Garamond" w:eastAsia="SimSun" w:hAnsi="Garamond" w:cs="Times"/>
          <w:color w:val="333333"/>
        </w:rPr>
        <w:t xml:space="preserve">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3FBA1DA7" w14:textId="1AAA80A0" w:rsidR="00B41C91" w:rsidRDefault="00C83D7C"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 xml:space="preserve">According to the FEWSNET, an FCS from 0 to 28 is considered </w:t>
      </w:r>
      <w:r w:rsidR="00E97B33">
        <w:rPr>
          <w:rFonts w:ascii="Garamond" w:eastAsia="SimSun" w:hAnsi="Garamond" w:cs="Times"/>
          <w:color w:val="333333"/>
        </w:rPr>
        <w:t xml:space="preserve">as </w:t>
      </w:r>
      <w:r>
        <w:rPr>
          <w:rFonts w:ascii="Garamond" w:eastAsia="SimSun" w:hAnsi="Garamond" w:cs="Times"/>
          <w:color w:val="333333"/>
        </w:rPr>
        <w:t>“</w:t>
      </w:r>
      <w:bookmarkStart w:id="99" w:name="_Hlk25264387"/>
      <w:r>
        <w:rPr>
          <w:rFonts w:ascii="Garamond" w:eastAsia="SimSun" w:hAnsi="Garamond" w:cs="Times"/>
          <w:color w:val="333333"/>
        </w:rPr>
        <w:t xml:space="preserve">Poor”; 28 to 42 </w:t>
      </w:r>
      <w:r w:rsidR="00E97B33">
        <w:rPr>
          <w:rFonts w:ascii="Garamond" w:eastAsia="SimSun" w:hAnsi="Garamond" w:cs="Times"/>
          <w:color w:val="333333"/>
        </w:rPr>
        <w:t>as</w:t>
      </w:r>
      <w:r>
        <w:rPr>
          <w:rFonts w:ascii="Garamond" w:eastAsia="SimSun" w:hAnsi="Garamond" w:cs="Times"/>
          <w:color w:val="333333"/>
        </w:rPr>
        <w:t xml:space="preserve"> “Borderline</w:t>
      </w:r>
      <w:r w:rsidR="00E97B33">
        <w:rPr>
          <w:rFonts w:ascii="Garamond" w:eastAsia="SimSun" w:hAnsi="Garamond" w:cs="Times"/>
          <w:color w:val="333333"/>
        </w:rPr>
        <w:t>,”</w:t>
      </w:r>
      <w:r>
        <w:rPr>
          <w:rFonts w:ascii="Garamond" w:eastAsia="SimSun" w:hAnsi="Garamond" w:cs="Times"/>
          <w:color w:val="333333"/>
        </w:rPr>
        <w:t xml:space="preserve"> and above 42 </w:t>
      </w:r>
      <w:r w:rsidR="00E97B33">
        <w:rPr>
          <w:rFonts w:ascii="Garamond" w:eastAsia="SimSun" w:hAnsi="Garamond" w:cs="Times"/>
          <w:color w:val="333333"/>
        </w:rPr>
        <w:t>as</w:t>
      </w:r>
      <w:r>
        <w:rPr>
          <w:rFonts w:ascii="Garamond" w:eastAsia="SimSun" w:hAnsi="Garamond" w:cs="Times"/>
          <w:color w:val="333333"/>
        </w:rPr>
        <w:t xml:space="preserve"> “</w:t>
      </w:r>
      <w:r w:rsidRPr="00C83D7C">
        <w:rPr>
          <w:rFonts w:ascii="Garamond" w:eastAsia="SimSun" w:hAnsi="Garamond" w:cs="Times"/>
          <w:color w:val="333333"/>
        </w:rPr>
        <w:t>Acceptable</w:t>
      </w:r>
      <w:bookmarkEnd w:id="99"/>
      <w:r w:rsidR="002742F7">
        <w:rPr>
          <w:rFonts w:ascii="Garamond" w:eastAsia="SimSun" w:hAnsi="Garamond" w:cs="Times"/>
          <w:color w:val="333333"/>
        </w:rPr>
        <w:t>. A</w:t>
      </w:r>
      <w:r w:rsidR="000220FE">
        <w:rPr>
          <w:rFonts w:ascii="Garamond" w:eastAsia="SimSun" w:hAnsi="Garamond" w:cs="Times"/>
          <w:color w:val="333333"/>
        </w:rPr>
        <w:t>n</w:t>
      </w:r>
      <w:r w:rsidR="002742F7">
        <w:rPr>
          <w:rFonts w:ascii="Garamond" w:eastAsia="SimSun" w:hAnsi="Garamond" w:cs="Times"/>
          <w:color w:val="333333"/>
        </w:rPr>
        <w:t xml:space="preserve"> rCSI above 42 is considered “Severely </w:t>
      </w:r>
      <w:r w:rsidR="002742F7" w:rsidRPr="00A1149C">
        <w:rPr>
          <w:rFonts w:ascii="Garamond" w:eastAsia="SimSun" w:hAnsi="Garamond" w:cs="Times"/>
          <w:color w:val="333333"/>
        </w:rPr>
        <w:t>insecure</w:t>
      </w:r>
      <w:r w:rsidR="002742F7">
        <w:rPr>
          <w:rFonts w:ascii="Garamond" w:eastAsia="SimSun" w:hAnsi="Garamond" w:cs="Times"/>
          <w:color w:val="333333"/>
        </w:rPr>
        <w:t>”; 17 to 42 is “</w:t>
      </w:r>
      <w:r w:rsidR="002742F7" w:rsidRPr="00A1149C">
        <w:rPr>
          <w:rFonts w:ascii="Garamond" w:eastAsia="SimSun" w:hAnsi="Garamond" w:cs="Times"/>
          <w:color w:val="333333"/>
        </w:rPr>
        <w:t>Moderately</w:t>
      </w:r>
      <w:r w:rsidR="002742F7">
        <w:rPr>
          <w:rFonts w:ascii="Garamond" w:eastAsia="SimSun" w:hAnsi="Garamond" w:cs="Times"/>
          <w:color w:val="333333"/>
        </w:rPr>
        <w:t xml:space="preserve"> insecure”; 4 to 17 is “</w:t>
      </w:r>
      <w:r w:rsidR="002742F7" w:rsidRPr="00A1149C">
        <w:rPr>
          <w:rFonts w:ascii="Garamond" w:eastAsia="SimSun" w:hAnsi="Garamond" w:cs="Times"/>
          <w:color w:val="333333"/>
        </w:rPr>
        <w:t>Mildly insecure</w:t>
      </w:r>
      <w:r w:rsidR="002742F7">
        <w:rPr>
          <w:rFonts w:ascii="Garamond" w:eastAsia="SimSun" w:hAnsi="Garamond" w:cs="Times"/>
          <w:color w:val="333333"/>
        </w:rPr>
        <w:t>”; and 0 to 4 is “</w:t>
      </w:r>
      <w:r w:rsidR="002742F7" w:rsidRPr="002742F7">
        <w:rPr>
          <w:rFonts w:ascii="Garamond" w:eastAsia="SimSun" w:hAnsi="Garamond" w:cs="Times"/>
          <w:color w:val="333333"/>
        </w:rPr>
        <w:t>Food Secure</w:t>
      </w:r>
      <w:del w:id="100" w:author="Erin Coniker Lentz" w:date="2020-01-01T14:12:00Z">
        <w:r w:rsidR="000220FE" w:rsidDel="00DE76B3">
          <w:rPr>
            <w:rFonts w:ascii="Garamond" w:eastAsia="SimSun" w:hAnsi="Garamond" w:cs="Times"/>
            <w:color w:val="333333"/>
          </w:rPr>
          <w:delText>.</w:delText>
        </w:r>
      </w:del>
      <w:r w:rsidR="000220FE">
        <w:rPr>
          <w:rFonts w:ascii="Garamond" w:eastAsia="SimSun" w:hAnsi="Garamond" w:cs="Times"/>
          <w:color w:val="333333"/>
        </w:rPr>
        <w:t>”</w:t>
      </w:r>
      <w:ins w:id="101" w:author="Erin Coniker Lentz" w:date="2020-01-01T14:12:00Z">
        <w:r w:rsidR="00DE76B3">
          <w:rPr>
            <w:rFonts w:ascii="Garamond" w:eastAsia="SimSun" w:hAnsi="Garamond" w:cs="Times"/>
            <w:color w:val="333333"/>
          </w:rPr>
          <w:t xml:space="preserve"> (Cite…)</w:t>
        </w:r>
        <w:r w:rsidR="006038DB">
          <w:rPr>
            <w:rFonts w:ascii="Garamond" w:eastAsia="SimSun" w:hAnsi="Garamond" w:cs="Times"/>
            <w:color w:val="333333"/>
          </w:rPr>
          <w:t>.</w:t>
        </w:r>
      </w:ins>
      <w:r w:rsidR="002746C8">
        <w:rPr>
          <w:rFonts w:ascii="Garamond" w:eastAsia="SimSun" w:hAnsi="Garamond" w:cs="Times"/>
          <w:color w:val="333333"/>
        </w:rPr>
        <w:t xml:space="preserve"> </w:t>
      </w:r>
      <w:r w:rsidR="00510DCC">
        <w:rPr>
          <w:rFonts w:ascii="Garamond" w:eastAsia="SimSun" w:hAnsi="Garamond" w:cs="Times"/>
          <w:color w:val="333333"/>
        </w:rPr>
        <w:t>These cutoffs</w:t>
      </w:r>
      <w:r w:rsidR="002746C8">
        <w:rPr>
          <w:rFonts w:ascii="Garamond" w:eastAsia="SimSun" w:hAnsi="Garamond" w:cs="Times"/>
          <w:color w:val="333333"/>
        </w:rPr>
        <w:t xml:space="preserve"> used in </w:t>
      </w:r>
      <w:r w:rsidR="009715C5">
        <w:rPr>
          <w:rFonts w:ascii="Garamond" w:eastAsia="SimSun" w:hAnsi="Garamond" w:cs="Times"/>
          <w:color w:val="333333"/>
        </w:rPr>
        <w:t>the field</w:t>
      </w:r>
      <w:r w:rsidR="002746C8">
        <w:rPr>
          <w:rFonts w:ascii="Garamond" w:eastAsia="SimSun" w:hAnsi="Garamond" w:cs="Times"/>
          <w:color w:val="333333"/>
        </w:rPr>
        <w:t xml:space="preserve">work </w:t>
      </w:r>
      <w:r w:rsidR="009715C5">
        <w:rPr>
          <w:rFonts w:ascii="Garamond" w:eastAsia="SimSun" w:hAnsi="Garamond" w:cs="Times"/>
          <w:color w:val="333333"/>
        </w:rPr>
        <w:t xml:space="preserve">by NGOs and governments allow us to transform the </w:t>
      </w:r>
      <w:r w:rsidR="00F71D7C">
        <w:rPr>
          <w:rFonts w:ascii="Garamond" w:eastAsia="SimSun" w:hAnsi="Garamond" w:cs="Times"/>
          <w:color w:val="333333"/>
        </w:rPr>
        <w:t>continuous food security measure</w:t>
      </w:r>
      <w:r w:rsidR="00CA5ED2">
        <w:rPr>
          <w:rFonts w:ascii="Garamond" w:eastAsia="SimSun" w:hAnsi="Garamond" w:cs="Times"/>
          <w:color w:val="333333"/>
        </w:rPr>
        <w:t>s</w:t>
      </w:r>
      <w:r w:rsidR="00F71D7C">
        <w:rPr>
          <w:rFonts w:ascii="Garamond" w:eastAsia="SimSun" w:hAnsi="Garamond" w:cs="Times"/>
          <w:color w:val="333333"/>
        </w:rPr>
        <w:t xml:space="preserve"> into categorical </w:t>
      </w:r>
      <w:r w:rsidR="007A4804">
        <w:rPr>
          <w:rFonts w:ascii="Garamond" w:eastAsia="SimSun" w:hAnsi="Garamond" w:cs="Times"/>
          <w:color w:val="333333"/>
        </w:rPr>
        <w:t>using</w:t>
      </w:r>
      <w:r w:rsidR="00F71D7C">
        <w:rPr>
          <w:rFonts w:ascii="Garamond" w:eastAsia="SimSun" w:hAnsi="Garamond" w:cs="Times"/>
          <w:color w:val="333333"/>
        </w:rPr>
        <w:t xml:space="preserve"> these cutoffs. </w:t>
      </w:r>
      <w:r w:rsidR="00905E45">
        <w:rPr>
          <w:rFonts w:ascii="Garamond" w:eastAsia="SimSun" w:hAnsi="Garamond" w:cs="Times"/>
          <w:color w:val="333333"/>
        </w:rPr>
        <w:t xml:space="preserve">The goal of the prediction problem then becomes </w:t>
      </w:r>
      <w:r w:rsidR="00CA5ED2">
        <w:rPr>
          <w:rFonts w:ascii="Garamond" w:eastAsia="SimSun" w:hAnsi="Garamond" w:cs="Times"/>
          <w:color w:val="333333"/>
        </w:rPr>
        <w:t>detecting the clusters in the most insecure category (“Poor” or “severely/moderately insecure”) if there is one</w:t>
      </w:r>
      <w:r w:rsidR="00F22B7D">
        <w:rPr>
          <w:rFonts w:ascii="Garamond" w:eastAsia="SimSun" w:hAnsi="Garamond" w:cs="Times"/>
          <w:color w:val="333333"/>
        </w:rPr>
        <w:t>. In some cases, these insecure clusters comprise</w:t>
      </w:r>
      <w:r w:rsidR="003C104D">
        <w:rPr>
          <w:rFonts w:ascii="Garamond" w:eastAsia="SimSun" w:hAnsi="Garamond" w:cs="Times"/>
          <w:color w:val="333333"/>
        </w:rPr>
        <w:t xml:space="preserve"> </w:t>
      </w:r>
      <w:r w:rsidR="00F22B7D">
        <w:rPr>
          <w:rFonts w:ascii="Garamond" w:eastAsia="SimSun" w:hAnsi="Garamond" w:cs="Times"/>
          <w:color w:val="333333"/>
        </w:rPr>
        <w:t xml:space="preserve">less than </w:t>
      </w:r>
      <w:r w:rsidR="00E73C5C">
        <w:rPr>
          <w:rFonts w:ascii="Garamond" w:eastAsia="SimSun" w:hAnsi="Garamond" w:cs="Times"/>
          <w:color w:val="333333"/>
        </w:rPr>
        <w:t>1</w:t>
      </w:r>
      <w:r w:rsidR="00F22B7D">
        <w:rPr>
          <w:rFonts w:ascii="Garamond" w:eastAsia="SimSun" w:hAnsi="Garamond" w:cs="Times"/>
          <w:color w:val="333333"/>
        </w:rPr>
        <w:t xml:space="preserve">% in the data which makes it harder to detect </w:t>
      </w:r>
      <w:r w:rsidR="00D56CBB">
        <w:rPr>
          <w:rFonts w:ascii="Garamond" w:eastAsia="SimSun" w:hAnsi="Garamond" w:cs="Times"/>
          <w:color w:val="333333"/>
        </w:rPr>
        <w:t>using conventional methods</w:t>
      </w:r>
      <w:r w:rsidR="005D1219">
        <w:rPr>
          <w:rFonts w:ascii="Garamond" w:eastAsia="SimSun" w:hAnsi="Garamond" w:cs="Times"/>
          <w:color w:val="333333"/>
        </w:rPr>
        <w:t xml:space="preserve"> (</w:t>
      </w:r>
      <w:del w:id="102" w:author="Erin Coniker Lentz" w:date="2020-01-01T14:12:00Z">
        <w:r w:rsidR="005D1219" w:rsidDel="006038DB">
          <w:rPr>
            <w:rFonts w:ascii="Garamond" w:eastAsia="SimSun" w:hAnsi="Garamond" w:cs="Times"/>
            <w:color w:val="333333"/>
          </w:rPr>
          <w:delText xml:space="preserve">with </w:delText>
        </w:r>
      </w:del>
      <w:ins w:id="103" w:author="Erin Coniker Lentz" w:date="2020-01-01T14:12:00Z">
        <w:r w:rsidR="006038DB">
          <w:rPr>
            <w:rFonts w:ascii="Garamond" w:eastAsia="SimSun" w:hAnsi="Garamond" w:cs="Times"/>
            <w:color w:val="333333"/>
          </w:rPr>
          <w:t xml:space="preserve">the </w:t>
        </w:r>
      </w:ins>
      <w:r w:rsidR="00E97B33">
        <w:rPr>
          <w:rFonts w:ascii="Garamond" w:eastAsia="SimSun" w:hAnsi="Garamond" w:cs="Times"/>
          <w:color w:val="333333"/>
        </w:rPr>
        <w:t>exact</w:t>
      </w:r>
      <w:r w:rsidR="005D1219">
        <w:rPr>
          <w:rFonts w:ascii="Garamond" w:eastAsia="SimSun" w:hAnsi="Garamond" w:cs="Times"/>
          <w:color w:val="333333"/>
        </w:rPr>
        <w:t xml:space="preserve"> proportion on the entire dataset presented in</w:t>
      </w:r>
      <w:r w:rsidR="00585BC5">
        <w:rPr>
          <w:rFonts w:ascii="Garamond" w:eastAsia="SimSun" w:hAnsi="Garamond" w:cs="Times"/>
          <w:color w:val="333333"/>
        </w:rPr>
        <w:t xml:space="preserve"> Appendix</w:t>
      </w:r>
      <w:r w:rsidR="005D1219">
        <w:rPr>
          <w:rFonts w:ascii="Garamond" w:eastAsia="SimSun" w:hAnsi="Garamond" w:cs="Times"/>
          <w:color w:val="333333"/>
        </w:rPr>
        <w:t xml:space="preserve"> </w:t>
      </w:r>
      <w:r w:rsidR="00775A59">
        <w:rPr>
          <w:rFonts w:ascii="Garamond" w:eastAsia="SimSun" w:hAnsi="Garamond" w:cs="Times"/>
          <w:color w:val="333333"/>
        </w:rPr>
        <w:t xml:space="preserve">Figure </w:t>
      </w:r>
      <w:r w:rsidR="005D1219">
        <w:rPr>
          <w:rFonts w:ascii="Garamond" w:eastAsia="SimSun" w:hAnsi="Garamond" w:cs="Times"/>
          <w:color w:val="333333"/>
        </w:rPr>
        <w:t>A</w:t>
      </w:r>
      <w:r w:rsidR="00775A59">
        <w:rPr>
          <w:rFonts w:ascii="Garamond" w:eastAsia="SimSun" w:hAnsi="Garamond" w:cs="Times"/>
          <w:color w:val="333333"/>
        </w:rPr>
        <w:t>1</w:t>
      </w:r>
      <w:r w:rsidR="005D1219">
        <w:rPr>
          <w:rFonts w:ascii="Garamond" w:eastAsia="SimSun" w:hAnsi="Garamond" w:cs="Times"/>
          <w:color w:val="333333"/>
        </w:rPr>
        <w:t>).</w:t>
      </w:r>
    </w:p>
    <w:p w14:paraId="4BD0258A" w14:textId="6D664424" w:rsidR="00BB2E33" w:rsidRDefault="00BB2E33"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 xml:space="preserve">To verify the validity of our </w:t>
      </w:r>
      <w:r w:rsidR="002B3A63">
        <w:rPr>
          <w:rFonts w:ascii="Garamond" w:eastAsia="SimSun" w:hAnsi="Garamond" w:cs="Times" w:hint="eastAsia"/>
          <w:color w:val="333333"/>
        </w:rPr>
        <w:t>out</w:t>
      </w:r>
      <w:r w:rsidR="002B3A63">
        <w:rPr>
          <w:rFonts w:ascii="Garamond" w:eastAsia="SimSun" w:hAnsi="Garamond" w:cs="Times"/>
          <w:color w:val="333333"/>
        </w:rPr>
        <w:t>come variable using the above cutoff</w:t>
      </w:r>
      <w:r w:rsidR="00CB0560">
        <w:rPr>
          <w:rFonts w:ascii="Garamond" w:eastAsia="SimSun" w:hAnsi="Garamond" w:cs="Times"/>
          <w:color w:val="333333"/>
        </w:rPr>
        <w:t>s</w:t>
      </w:r>
      <w:r>
        <w:rPr>
          <w:rFonts w:ascii="Garamond" w:eastAsia="SimSun" w:hAnsi="Garamond" w:cs="Times"/>
          <w:color w:val="333333"/>
        </w:rPr>
        <w:t xml:space="preserve">, we compare the categorical value </w:t>
      </w:r>
      <w:r w:rsidR="0061098C">
        <w:rPr>
          <w:rFonts w:ascii="Garamond" w:eastAsia="SimSun" w:hAnsi="Garamond" w:cs="Times"/>
          <w:color w:val="333333"/>
        </w:rPr>
        <w:t>calculated using</w:t>
      </w:r>
      <w:r>
        <w:rPr>
          <w:rFonts w:ascii="Garamond" w:eastAsia="SimSun" w:hAnsi="Garamond" w:cs="Times"/>
          <w:color w:val="333333"/>
        </w:rPr>
        <w:t xml:space="preserve"> cluster </w:t>
      </w:r>
      <w:r w:rsidR="002B3A63">
        <w:rPr>
          <w:rFonts w:ascii="Garamond" w:eastAsia="SimSun" w:hAnsi="Garamond" w:cs="Times"/>
          <w:color w:val="333333"/>
        </w:rPr>
        <w:t xml:space="preserve">average food </w:t>
      </w:r>
      <w:r w:rsidR="0061098C">
        <w:rPr>
          <w:rFonts w:ascii="Garamond" w:eastAsia="SimSun" w:hAnsi="Garamond" w:cs="Times"/>
          <w:color w:val="333333"/>
        </w:rPr>
        <w:t xml:space="preserve">security values </w:t>
      </w:r>
      <w:r w:rsidR="00CD5392">
        <w:rPr>
          <w:rFonts w:ascii="Garamond" w:eastAsia="SimSun" w:hAnsi="Garamond" w:cs="Times" w:hint="eastAsia"/>
          <w:color w:val="333333"/>
        </w:rPr>
        <w:t>wit</w:t>
      </w:r>
      <w:r w:rsidR="00CD5392">
        <w:rPr>
          <w:rFonts w:ascii="Garamond" w:eastAsia="SimSun" w:hAnsi="Garamond" w:cs="Times"/>
          <w:color w:val="333333"/>
        </w:rPr>
        <w:t>h</w:t>
      </w:r>
      <w:r>
        <w:rPr>
          <w:rFonts w:ascii="Garamond" w:eastAsia="SimSun" w:hAnsi="Garamond" w:cs="Times"/>
          <w:color w:val="333333"/>
        </w:rPr>
        <w:t xml:space="preserve"> </w:t>
      </w:r>
      <w:r w:rsidR="00A815E0">
        <w:rPr>
          <w:rFonts w:ascii="Garamond" w:eastAsia="SimSun" w:hAnsi="Garamond" w:cs="Times"/>
          <w:color w:val="333333"/>
        </w:rPr>
        <w:t xml:space="preserve">the percent of households in the same cluster that fall into the low or medium category (with </w:t>
      </w:r>
      <w:r w:rsidR="008213D1">
        <w:rPr>
          <w:rFonts w:ascii="Garamond" w:eastAsia="SimSun" w:hAnsi="Garamond" w:cs="Times"/>
          <w:color w:val="333333"/>
        </w:rPr>
        <w:t xml:space="preserve">detailed information in Appendix Table A1). </w:t>
      </w:r>
      <w:r w:rsidR="00036124">
        <w:rPr>
          <w:rFonts w:ascii="Garamond" w:eastAsia="SimSun" w:hAnsi="Garamond" w:cs="Times"/>
          <w:color w:val="333333"/>
        </w:rPr>
        <w:t xml:space="preserve">In general, we see </w:t>
      </w:r>
      <w:r w:rsidR="00E210A5">
        <w:rPr>
          <w:rFonts w:ascii="Garamond" w:eastAsia="SimSun" w:hAnsi="Garamond" w:cs="Times"/>
          <w:color w:val="333333"/>
        </w:rPr>
        <w:t xml:space="preserve">the </w:t>
      </w:r>
      <w:r w:rsidR="00F11637">
        <w:rPr>
          <w:rFonts w:ascii="Garamond" w:eastAsia="SimSun" w:hAnsi="Garamond" w:cs="Times"/>
          <w:color w:val="333333"/>
        </w:rPr>
        <w:t xml:space="preserve">clusters with mean value of food security in the </w:t>
      </w:r>
      <w:r w:rsidR="00E210A5">
        <w:rPr>
          <w:rFonts w:ascii="Garamond" w:eastAsia="SimSun" w:hAnsi="Garamond" w:cs="Times"/>
          <w:color w:val="333333"/>
        </w:rPr>
        <w:t xml:space="preserve">low </w:t>
      </w:r>
      <w:r w:rsidR="00036124">
        <w:rPr>
          <w:rFonts w:ascii="Garamond" w:eastAsia="SimSun" w:hAnsi="Garamond" w:cs="Times"/>
          <w:color w:val="333333"/>
        </w:rPr>
        <w:t>categor</w:t>
      </w:r>
      <w:r w:rsidR="00E210A5">
        <w:rPr>
          <w:rFonts w:ascii="Garamond" w:eastAsia="SimSun" w:hAnsi="Garamond" w:cs="Times"/>
          <w:color w:val="333333"/>
        </w:rPr>
        <w:t xml:space="preserve">y are made up of 48% to 91% of households </w:t>
      </w:r>
      <w:r w:rsidR="00F11637">
        <w:rPr>
          <w:rFonts w:ascii="Garamond" w:eastAsia="SimSun" w:hAnsi="Garamond" w:cs="Times"/>
          <w:color w:val="333333"/>
        </w:rPr>
        <w:t xml:space="preserve">fall </w:t>
      </w:r>
      <w:r w:rsidR="00E210A5">
        <w:rPr>
          <w:rFonts w:ascii="Garamond" w:eastAsia="SimSun" w:hAnsi="Garamond" w:cs="Times"/>
          <w:color w:val="333333"/>
        </w:rPr>
        <w:t xml:space="preserve">in the medium </w:t>
      </w:r>
      <w:r w:rsidR="00F11637">
        <w:rPr>
          <w:rFonts w:ascii="Garamond" w:eastAsia="SimSun" w:hAnsi="Garamond" w:cs="Times"/>
          <w:color w:val="333333"/>
        </w:rPr>
        <w:t>or</w:t>
      </w:r>
      <w:r w:rsidR="00E210A5">
        <w:rPr>
          <w:rFonts w:ascii="Garamond" w:eastAsia="SimSun" w:hAnsi="Garamond" w:cs="Times"/>
          <w:color w:val="333333"/>
        </w:rPr>
        <w:t xml:space="preserve"> low category and </w:t>
      </w:r>
      <w:r w:rsidR="00F11637">
        <w:rPr>
          <w:rFonts w:ascii="Garamond" w:eastAsia="SimSun" w:hAnsi="Garamond" w:cs="Times"/>
          <w:color w:val="333333"/>
        </w:rPr>
        <w:t xml:space="preserve">25% to 65% of households in the low category. </w:t>
      </w:r>
      <w:r w:rsidR="00616DB3">
        <w:rPr>
          <w:rFonts w:ascii="Garamond" w:eastAsia="SimSun" w:hAnsi="Garamond" w:cs="Times"/>
          <w:color w:val="333333"/>
        </w:rPr>
        <w:t xml:space="preserve">While clusters with mean value in the high category have only 25% to 47% in the low or medium and 7% to 0.19% in the low category. </w:t>
      </w:r>
    </w:p>
    <w:p w14:paraId="47643524" w14:textId="495ECAD7" w:rsidR="008E31DF" w:rsidRDefault="008E31DF" w:rsidP="008E31D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An alternative to strictly following the cutoffs to have three </w:t>
      </w:r>
      <w:r w:rsidR="00D845AB">
        <w:rPr>
          <w:rFonts w:ascii="Garamond" w:eastAsia="SimSun" w:hAnsi="Garamond" w:cs="Times"/>
          <w:color w:val="333333"/>
        </w:rPr>
        <w:t xml:space="preserve">or four </w:t>
      </w:r>
      <w:r>
        <w:rPr>
          <w:rFonts w:ascii="Garamond" w:eastAsia="SimSun" w:hAnsi="Garamond" w:cs="Times"/>
          <w:color w:val="333333"/>
        </w:rPr>
        <w:t>categories</w:t>
      </w:r>
      <w:r w:rsidR="00BE55F4">
        <w:rPr>
          <w:rFonts w:ascii="Garamond" w:eastAsia="SimSun" w:hAnsi="Garamond" w:cs="Times"/>
          <w:color w:val="333333"/>
        </w:rPr>
        <w:t xml:space="preserve"> as outcome variables </w:t>
      </w:r>
      <w:r w:rsidR="005D734B">
        <w:rPr>
          <w:rFonts w:ascii="Garamond" w:eastAsia="SimSun" w:hAnsi="Garamond" w:cs="Times"/>
          <w:color w:val="333333"/>
        </w:rPr>
        <w:t xml:space="preserve">is to have the outcome variable as binary by treating the </w:t>
      </w:r>
      <w:ins w:id="104" w:author="yujun zhou" w:date="2020-04-12T17:09:00Z">
        <w:r w:rsidR="00532498" w:rsidRPr="00532498">
          <w:rPr>
            <w:rFonts w:ascii="Garamond" w:eastAsia="SimSun" w:hAnsi="Garamond" w:cs="Times"/>
            <w:color w:val="333333"/>
          </w:rPr>
          <w:t>most food secure</w:t>
        </w:r>
        <w:r w:rsidR="00532498" w:rsidRPr="00532498" w:rsidDel="00532498">
          <w:rPr>
            <w:rFonts w:ascii="Garamond" w:eastAsia="SimSun" w:hAnsi="Garamond" w:cs="Times"/>
            <w:color w:val="333333"/>
          </w:rPr>
          <w:t xml:space="preserve"> </w:t>
        </w:r>
      </w:ins>
      <w:commentRangeStart w:id="105"/>
      <w:del w:id="106" w:author="yujun zhou" w:date="2020-04-12T17:09:00Z">
        <w:r w:rsidR="005D734B" w:rsidDel="00532498">
          <w:rPr>
            <w:rFonts w:ascii="Garamond" w:eastAsia="SimSun" w:hAnsi="Garamond" w:cs="Times"/>
            <w:color w:val="333333"/>
          </w:rPr>
          <w:delText xml:space="preserve">safest </w:delText>
        </w:r>
        <w:commentRangeEnd w:id="105"/>
        <w:r w:rsidR="006038DB" w:rsidDel="00532498">
          <w:rPr>
            <w:rStyle w:val="CommentReference"/>
          </w:rPr>
          <w:commentReference w:id="105"/>
        </w:r>
      </w:del>
      <w:r w:rsidR="005D734B">
        <w:rPr>
          <w:rFonts w:ascii="Garamond" w:eastAsia="SimSun" w:hAnsi="Garamond" w:cs="Times"/>
          <w:color w:val="333333"/>
        </w:rPr>
        <w:t xml:space="preserve">category </w:t>
      </w:r>
      <w:r w:rsidR="005D734B">
        <w:rPr>
          <w:rFonts w:ascii="Garamond" w:eastAsia="SimSun" w:hAnsi="Garamond" w:cs="Times"/>
          <w:color w:val="333333"/>
        </w:rPr>
        <w:lastRenderedPageBreak/>
        <w:t>as 0, and the rest as “potentially or currently insecure</w:t>
      </w:r>
      <w:r w:rsidR="000220FE">
        <w:rPr>
          <w:rFonts w:ascii="Garamond" w:eastAsia="SimSun" w:hAnsi="Garamond" w:cs="Times"/>
          <w:color w:val="333333"/>
        </w:rPr>
        <w:t>.”</w:t>
      </w:r>
      <w:r w:rsidR="005D734B">
        <w:rPr>
          <w:rFonts w:ascii="Garamond" w:eastAsia="SimSun" w:hAnsi="Garamond" w:cs="Times"/>
          <w:color w:val="333333"/>
        </w:rPr>
        <w:t xml:space="preserve"> The binary </w:t>
      </w:r>
      <w:r w:rsidR="00063BF2">
        <w:rPr>
          <w:rFonts w:ascii="Garamond" w:eastAsia="SimSun" w:hAnsi="Garamond" w:cs="Times"/>
          <w:color w:val="333333"/>
        </w:rPr>
        <w:t>split has simple interpretations o</w:t>
      </w:r>
      <w:r w:rsidR="000220FE">
        <w:rPr>
          <w:rFonts w:ascii="Garamond" w:eastAsia="SimSun" w:hAnsi="Garamond" w:cs="Times"/>
          <w:color w:val="333333"/>
        </w:rPr>
        <w:t>f</w:t>
      </w:r>
      <w:r w:rsidR="00063BF2">
        <w:rPr>
          <w:rFonts w:ascii="Garamond" w:eastAsia="SimSun" w:hAnsi="Garamond" w:cs="Times"/>
          <w:color w:val="333333"/>
        </w:rPr>
        <w:t xml:space="preserve"> the </w:t>
      </w:r>
      <w:r w:rsidR="00407FA2">
        <w:rPr>
          <w:rFonts w:ascii="Garamond" w:eastAsia="SimSun" w:hAnsi="Garamond" w:cs="Times"/>
          <w:color w:val="333333"/>
        </w:rPr>
        <w:t>results,</w:t>
      </w:r>
      <w:r w:rsidR="00063BF2">
        <w:rPr>
          <w:rFonts w:ascii="Garamond" w:eastAsia="SimSun" w:hAnsi="Garamond" w:cs="Times"/>
          <w:color w:val="333333"/>
        </w:rPr>
        <w:t xml:space="preserve"> and we can use measures like the </w:t>
      </w:r>
      <w:commentRangeStart w:id="107"/>
      <w:r w:rsidR="00063BF2">
        <w:rPr>
          <w:rFonts w:ascii="Garamond" w:eastAsia="SimSun" w:hAnsi="Garamond" w:cs="Times"/>
          <w:color w:val="333333"/>
        </w:rPr>
        <w:t xml:space="preserve">ROC </w:t>
      </w:r>
      <w:commentRangeEnd w:id="107"/>
      <w:r w:rsidR="006038DB">
        <w:rPr>
          <w:rStyle w:val="CommentReference"/>
        </w:rPr>
        <w:commentReference w:id="107"/>
      </w:r>
      <w:r w:rsidR="00063BF2">
        <w:rPr>
          <w:rFonts w:ascii="Garamond" w:eastAsia="SimSun" w:hAnsi="Garamond" w:cs="Times"/>
          <w:color w:val="333333"/>
        </w:rPr>
        <w:t xml:space="preserve">curve to demonstrate the </w:t>
      </w:r>
      <w:r w:rsidR="00237AEF">
        <w:rPr>
          <w:rFonts w:ascii="Garamond" w:eastAsia="SimSun" w:hAnsi="Garamond" w:cs="Times"/>
          <w:color w:val="333333"/>
        </w:rPr>
        <w:t>model</w:t>
      </w:r>
      <w:r w:rsidR="00323B4C">
        <w:rPr>
          <w:rFonts w:ascii="Garamond" w:eastAsia="SimSun" w:hAnsi="Garamond" w:cs="Times"/>
          <w:color w:val="333333"/>
        </w:rPr>
        <w:t xml:space="preserve">s’ ability to </w:t>
      </w:r>
      <w:r w:rsidR="00F954EA">
        <w:rPr>
          <w:rFonts w:ascii="Garamond" w:eastAsia="SimSun" w:hAnsi="Garamond" w:cs="Times"/>
          <w:color w:val="333333"/>
        </w:rPr>
        <w:t xml:space="preserve">classify the unsafe category accurately. </w:t>
      </w:r>
      <w:r w:rsidR="00CA5CDB">
        <w:rPr>
          <w:rFonts w:ascii="Garamond" w:eastAsia="SimSun" w:hAnsi="Garamond" w:cs="Times"/>
          <w:color w:val="333333"/>
        </w:rPr>
        <w:t xml:space="preserve">We use the results on the </w:t>
      </w:r>
      <w:commentRangeStart w:id="108"/>
      <w:r w:rsidR="00CA5CDB">
        <w:rPr>
          <w:rFonts w:ascii="Garamond" w:eastAsia="SimSun" w:hAnsi="Garamond" w:cs="Times"/>
          <w:color w:val="333333"/>
        </w:rPr>
        <w:t xml:space="preserve">binary splits </w:t>
      </w:r>
      <w:commentRangeEnd w:id="108"/>
      <w:r w:rsidR="006038DB">
        <w:rPr>
          <w:rStyle w:val="CommentReference"/>
        </w:rPr>
        <w:commentReference w:id="108"/>
      </w:r>
      <w:r w:rsidR="00CA5CDB">
        <w:rPr>
          <w:rFonts w:ascii="Garamond" w:eastAsia="SimSun" w:hAnsi="Garamond" w:cs="Times"/>
          <w:color w:val="333333"/>
        </w:rPr>
        <w:t xml:space="preserve">to be a coarser classification of clusters that may </w:t>
      </w:r>
      <w:r w:rsidR="000220FE">
        <w:rPr>
          <w:rFonts w:ascii="Garamond" w:eastAsia="SimSun" w:hAnsi="Garamond" w:cs="Times"/>
          <w:color w:val="333333"/>
        </w:rPr>
        <w:t>require</w:t>
      </w:r>
      <w:r w:rsidR="00CA5CDB">
        <w:rPr>
          <w:rFonts w:ascii="Garamond" w:eastAsia="SimSun" w:hAnsi="Garamond" w:cs="Times"/>
          <w:color w:val="333333"/>
        </w:rPr>
        <w:t xml:space="preserve"> assistance. One </w:t>
      </w:r>
      <w:r w:rsidR="000220FE">
        <w:rPr>
          <w:rFonts w:ascii="Garamond" w:eastAsia="SimSun" w:hAnsi="Garamond" w:cs="Times"/>
          <w:color w:val="333333"/>
        </w:rPr>
        <w:t>significant</w:t>
      </w:r>
      <w:r w:rsidR="00CA5CDB">
        <w:rPr>
          <w:rFonts w:ascii="Garamond" w:eastAsia="SimSun" w:hAnsi="Garamond" w:cs="Times"/>
          <w:color w:val="333333"/>
        </w:rPr>
        <w:t xml:space="preserve"> advantage in treating data as binary is that we have more data in the minority class</w:t>
      </w:r>
      <w:r w:rsidR="007F2744">
        <w:rPr>
          <w:rFonts w:ascii="Garamond" w:eastAsia="SimSun" w:hAnsi="Garamond" w:cs="Times"/>
          <w:color w:val="333333"/>
        </w:rPr>
        <w:t xml:space="preserve"> </w:t>
      </w:r>
      <w:commentRangeStart w:id="109"/>
      <w:r w:rsidR="007F2744">
        <w:rPr>
          <w:rFonts w:ascii="Garamond" w:eastAsia="SimSun" w:hAnsi="Garamond" w:cs="Times"/>
          <w:color w:val="333333"/>
        </w:rPr>
        <w:t>to make the models work better</w:t>
      </w:r>
      <w:commentRangeEnd w:id="109"/>
      <w:r w:rsidR="006038DB">
        <w:rPr>
          <w:rStyle w:val="CommentReference"/>
        </w:rPr>
        <w:commentReference w:id="109"/>
      </w:r>
      <w:r w:rsidR="00CA5CDB">
        <w:rPr>
          <w:rFonts w:ascii="Garamond" w:eastAsia="SimSun"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1BB383F8"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 xml:space="preserve">rate </w:t>
      </w:r>
      <w:del w:id="110" w:author="Erin Coniker Lentz" w:date="2020-01-01T14:14:00Z">
        <w:r w:rsidR="00AA7D1C" w:rsidDel="006038DB">
          <w:rPr>
            <w:rFonts w:ascii="Garamond" w:eastAsia="SimSun" w:hAnsi="Garamond" w:cs="Times"/>
            <w:color w:val="333333"/>
          </w:rPr>
          <w:delText>to try and get</w:delText>
        </w:r>
        <w:r w:rsidR="00AB6E82" w:rsidRPr="00AB6E82" w:rsidDel="006038DB">
          <w:rPr>
            <w:rFonts w:ascii="Garamond" w:eastAsia="SimSun" w:hAnsi="Garamond" w:cs="Times"/>
            <w:color w:val="333333"/>
          </w:rPr>
          <w:delText xml:space="preserve"> </w:delText>
        </w:r>
      </w:del>
      <w:ins w:id="111" w:author="Erin Coniker Lentz" w:date="2020-01-01T14:14:00Z">
        <w:r w:rsidR="006038DB">
          <w:rPr>
            <w:rFonts w:ascii="Garamond" w:eastAsia="SimSun" w:hAnsi="Garamond" w:cs="Times"/>
            <w:color w:val="333333"/>
          </w:rPr>
          <w:t xml:space="preserve">with the aim of </w:t>
        </w:r>
      </w:ins>
      <w:ins w:id="112" w:author="Erin Coniker Lentz" w:date="2020-01-01T14:15:00Z">
        <w:r w:rsidR="006038DB">
          <w:rPr>
            <w:rFonts w:ascii="Garamond" w:eastAsia="SimSun" w:hAnsi="Garamond" w:cs="Times"/>
            <w:color w:val="333333"/>
          </w:rPr>
          <w:t>identifying</w:t>
        </w:r>
      </w:ins>
      <w:ins w:id="113" w:author="Erin Coniker Lentz" w:date="2020-01-01T14:14:00Z">
        <w:r w:rsidR="006038DB">
          <w:rPr>
            <w:rFonts w:ascii="Garamond" w:eastAsia="SimSun" w:hAnsi="Garamond" w:cs="Times"/>
            <w:color w:val="333333"/>
          </w:rPr>
          <w:t xml:space="preserve"> </w:t>
        </w:r>
      </w:ins>
      <w:r w:rsidR="00AB6E82" w:rsidRPr="00AB6E82">
        <w:rPr>
          <w:rFonts w:ascii="Garamond" w:eastAsia="SimSun" w:hAnsi="Garamond" w:cs="Times"/>
          <w:color w:val="333333"/>
        </w:rPr>
        <w:t>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w:t>
      </w:r>
      <w:r w:rsidR="004F1D44">
        <w:rPr>
          <w:rFonts w:ascii="Garamond" w:eastAsia="SimSun" w:hAnsi="Garamond" w:cs="Times"/>
          <w:color w:val="333333"/>
        </w:rPr>
        <w:t>s</w:t>
      </w:r>
      <w:r w:rsidR="00B94A1F">
        <w:rPr>
          <w:rFonts w:ascii="Garamond" w:eastAsia="SimSun" w:hAnsi="Garamond" w:cs="Times"/>
          <w:color w:val="333333"/>
        </w:rPr>
        <w:t xml:space="preserv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serve</w:t>
      </w:r>
      <w:r w:rsidR="000220FE">
        <w:rPr>
          <w:rFonts w:ascii="Garamond" w:eastAsia="SimSun" w:hAnsi="Garamond" w:cs="Times"/>
          <w:color w:val="333333"/>
        </w:rPr>
        <w:t>s</w:t>
      </w:r>
      <w:r w:rsidR="00E610D8">
        <w:rPr>
          <w:rFonts w:ascii="Garamond" w:eastAsia="SimSun" w:hAnsi="Garamond" w:cs="Times"/>
          <w:color w:val="333333"/>
        </w:rPr>
        <w:t xml:space="preserve"> as </w:t>
      </w:r>
      <w:r w:rsidR="00E610D8" w:rsidRPr="00AB6E82">
        <w:rPr>
          <w:rFonts w:ascii="Garamond" w:eastAsia="SimSun" w:hAnsi="Garamond" w:cs="Times"/>
          <w:color w:val="333333"/>
        </w:rPr>
        <w:t>balance</w:t>
      </w:r>
      <w:r w:rsidR="004F1D44">
        <w:rPr>
          <w:rFonts w:ascii="Garamond" w:eastAsia="SimSun" w:hAnsi="Garamond" w:cs="Times"/>
          <w:color w:val="333333"/>
        </w:rPr>
        <w:t>d measures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w:t>
      </w:r>
      <w:commentRangeStart w:id="114"/>
      <w:r w:rsidR="00E244B3">
        <w:rPr>
          <w:rFonts w:ascii="Garamond" w:eastAsia="SimSun" w:hAnsi="Garamond" w:cs="Times"/>
          <w:color w:val="333333"/>
        </w:rPr>
        <w:t>two</w:t>
      </w:r>
      <w:commentRangeEnd w:id="114"/>
      <w:r w:rsidR="00ED7A4D">
        <w:rPr>
          <w:rStyle w:val="CommentReference"/>
        </w:rPr>
        <w:commentReference w:id="114"/>
      </w:r>
      <w:r w:rsidR="00E244B3">
        <w:rPr>
          <w:rFonts w:ascii="Garamond" w:eastAsia="SimSun" w:hAnsi="Garamond" w:cs="Times"/>
          <w:color w:val="333333"/>
        </w:rPr>
        <w:t xml:space="preserve">.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4084356C" w14:textId="5E2FD226" w:rsidR="007A2BC9" w:rsidRDefault="00A14D7F" w:rsidP="00680F55">
      <w:pPr>
        <w:spacing w:after="100" w:afterAutospacing="1" w:line="480" w:lineRule="auto"/>
        <w:ind w:left="720"/>
        <w:jc w:val="both"/>
        <w:rPr>
          <w:rFonts w:ascii="Garamond" w:eastAsia="SimSun" w:hAnsi="Garamond" w:cs="Times"/>
          <w:color w:val="333333"/>
        </w:rPr>
      </w:pPr>
      <w:commentRangeStart w:id="115"/>
      <w:r>
        <w:rPr>
          <w:rFonts w:ascii="Garamond" w:eastAsia="SimSun" w:hAnsi="Garamond" w:cs="Times"/>
          <w:color w:val="333333"/>
        </w:rPr>
        <w:t xml:space="preserve">In the binary case, we use the widely used measure called </w:t>
      </w:r>
      <w:r w:rsidRPr="00A14D7F">
        <w:rPr>
          <w:rFonts w:ascii="Garamond" w:eastAsia="SimSun" w:hAnsi="Garamond" w:cs="Times"/>
          <w:color w:val="333333"/>
        </w:rPr>
        <w:t xml:space="preserve">receiver operating characteristic </w:t>
      </w:r>
      <w:r>
        <w:rPr>
          <w:rFonts w:ascii="Garamond" w:eastAsia="SimSun" w:hAnsi="Garamond" w:cs="Times"/>
          <w:color w:val="333333"/>
        </w:rPr>
        <w:t>(</w:t>
      </w:r>
      <w:r w:rsidRPr="00A14D7F">
        <w:rPr>
          <w:rFonts w:ascii="Garamond" w:eastAsia="SimSun" w:hAnsi="Garamond" w:cs="Times"/>
          <w:color w:val="333333"/>
        </w:rPr>
        <w:t>ROC</w:t>
      </w:r>
      <w:r>
        <w:rPr>
          <w:rFonts w:ascii="Garamond" w:eastAsia="SimSun" w:hAnsi="Garamond" w:cs="Times"/>
          <w:color w:val="333333"/>
        </w:rPr>
        <w:t>)</w:t>
      </w:r>
      <w:r w:rsidRPr="00A14D7F">
        <w:rPr>
          <w:rFonts w:ascii="Garamond" w:eastAsia="SimSun" w:hAnsi="Garamond" w:cs="Times"/>
          <w:color w:val="333333"/>
        </w:rPr>
        <w:t xml:space="preserve"> curve</w:t>
      </w:r>
      <w:r>
        <w:rPr>
          <w:rFonts w:ascii="Garamond" w:eastAsia="SimSun" w:hAnsi="Garamond" w:cs="Times"/>
          <w:color w:val="333333"/>
        </w:rPr>
        <w:t xml:space="preserve">. </w:t>
      </w:r>
      <w:r w:rsidR="00C20E3D">
        <w:rPr>
          <w:rFonts w:ascii="Garamond" w:eastAsia="SimSun" w:hAnsi="Garamond" w:cs="Times"/>
          <w:color w:val="333333"/>
        </w:rPr>
        <w:t>The curve plots</w:t>
      </w:r>
      <w:r w:rsidR="00C20E3D" w:rsidRPr="00C20E3D">
        <w:rPr>
          <w:rFonts w:ascii="Garamond" w:eastAsia="SimSun" w:hAnsi="Garamond" w:cs="Times"/>
          <w:color w:val="333333"/>
        </w:rPr>
        <w:t xml:space="preserve"> </w:t>
      </w:r>
      <w:r w:rsidR="00C20E3D">
        <w:rPr>
          <w:rFonts w:ascii="Garamond" w:eastAsia="SimSun" w:hAnsi="Garamond" w:cs="Times"/>
          <w:color w:val="333333"/>
        </w:rPr>
        <w:t xml:space="preserve">the </w:t>
      </w:r>
      <w:r w:rsidR="00C20E3D" w:rsidRPr="00C20E3D">
        <w:rPr>
          <w:rFonts w:ascii="Garamond" w:eastAsia="SimSun" w:hAnsi="Garamond" w:cs="Times"/>
          <w:color w:val="333333"/>
        </w:rPr>
        <w:t xml:space="preserve">true positive rate (TPR) </w:t>
      </w:r>
      <w:r w:rsidR="00A31941">
        <w:rPr>
          <w:rFonts w:ascii="Garamond" w:eastAsia="SimSun" w:hAnsi="Garamond" w:cs="Times"/>
          <w:color w:val="333333"/>
        </w:rPr>
        <w:t xml:space="preserve">or recall </w:t>
      </w:r>
      <w:r w:rsidR="00C20E3D" w:rsidRPr="00C20E3D">
        <w:rPr>
          <w:rFonts w:ascii="Garamond" w:eastAsia="SimSun" w:hAnsi="Garamond" w:cs="Times"/>
          <w:color w:val="333333"/>
        </w:rPr>
        <w:t>against the false positive rate (FPR) at</w:t>
      </w:r>
      <w:r w:rsidR="00C20E3D">
        <w:rPr>
          <w:rFonts w:ascii="Garamond" w:eastAsia="SimSun" w:hAnsi="Garamond" w:cs="Times"/>
          <w:color w:val="333333"/>
        </w:rPr>
        <w:t xml:space="preserve"> different values of threshold, where </w:t>
      </w:r>
      <w:r w:rsidR="000220FE">
        <w:rPr>
          <w:rFonts w:ascii="Garamond" w:eastAsia="SimSun" w:hAnsi="Garamond" w:cs="Times"/>
          <w:color w:val="333333"/>
        </w:rPr>
        <w:t xml:space="preserve">the </w:t>
      </w:r>
      <w:r w:rsidR="00C20E3D">
        <w:rPr>
          <w:rFonts w:ascii="Garamond" w:eastAsia="SimSun" w:hAnsi="Garamond" w:cs="Times"/>
          <w:color w:val="333333"/>
        </w:rPr>
        <w:t xml:space="preserve">threshold is defined as the </w:t>
      </w:r>
      <w:r w:rsidR="00A31941">
        <w:rPr>
          <w:rFonts w:ascii="Garamond" w:eastAsia="SimSun" w:hAnsi="Garamond" w:cs="Times"/>
          <w:color w:val="333333"/>
        </w:rPr>
        <w:t>probability cutoff</w:t>
      </w:r>
      <w:r w:rsidR="00C20E3D">
        <w:rPr>
          <w:rFonts w:ascii="Garamond" w:eastAsia="SimSun" w:hAnsi="Garamond" w:cs="Times"/>
          <w:color w:val="333333"/>
        </w:rPr>
        <w:t xml:space="preserve"> of treating an instance as 1</w:t>
      </w:r>
      <w:r w:rsidR="00C20E3D" w:rsidRPr="00C20E3D">
        <w:rPr>
          <w:rFonts w:ascii="Garamond" w:eastAsia="SimSun" w:hAnsi="Garamond" w:cs="Times"/>
          <w:color w:val="333333"/>
        </w:rPr>
        <w:t xml:space="preserve">. The false-positive rate </w:t>
      </w:r>
      <w:r w:rsidR="00073DD3">
        <w:rPr>
          <w:rFonts w:ascii="Garamond" w:eastAsia="SimSun" w:hAnsi="Garamond" w:cs="Times"/>
          <w:color w:val="333333"/>
        </w:rPr>
        <w:t>measures the case</w:t>
      </w:r>
      <w:r w:rsidR="00A74182">
        <w:rPr>
          <w:rFonts w:ascii="Garamond" w:eastAsia="SimSun" w:hAnsi="Garamond" w:cs="Times"/>
          <w:color w:val="333333"/>
        </w:rPr>
        <w:t>s we have a “false alarm</w:t>
      </w:r>
      <w:r w:rsidR="000220FE">
        <w:rPr>
          <w:rFonts w:ascii="Garamond" w:eastAsia="SimSun" w:hAnsi="Garamond" w:cs="Times"/>
          <w:color w:val="333333"/>
        </w:rPr>
        <w:t>.”</w:t>
      </w:r>
      <w:r w:rsidR="00A74182" w:rsidRPr="00A74182">
        <w:t xml:space="preserve"> </w:t>
      </w:r>
      <w:r w:rsidR="00A74182">
        <w:rPr>
          <w:rFonts w:ascii="Garamond" w:eastAsia="SimSun" w:hAnsi="Garamond" w:cs="Times"/>
          <w:color w:val="333333"/>
        </w:rPr>
        <w:t xml:space="preserve">The area under </w:t>
      </w:r>
      <w:r w:rsidR="00A74182" w:rsidRPr="00A74182">
        <w:rPr>
          <w:rFonts w:ascii="Garamond" w:eastAsia="SimSun" w:hAnsi="Garamond" w:cs="Times"/>
          <w:color w:val="333333"/>
        </w:rPr>
        <w:t xml:space="preserve">the ROC </w:t>
      </w:r>
      <w:r w:rsidR="00A74182">
        <w:rPr>
          <w:rFonts w:ascii="Garamond" w:eastAsia="SimSun" w:hAnsi="Garamond" w:cs="Times"/>
          <w:color w:val="333333"/>
        </w:rPr>
        <w:t>curve (</w:t>
      </w:r>
      <w:r w:rsidR="00A74182" w:rsidRPr="00A74182">
        <w:rPr>
          <w:rFonts w:ascii="Garamond" w:eastAsia="SimSun" w:hAnsi="Garamond" w:cs="Times"/>
          <w:color w:val="333333"/>
        </w:rPr>
        <w:t>AUC</w:t>
      </w:r>
      <w:r w:rsidR="00A74182">
        <w:rPr>
          <w:rFonts w:ascii="Garamond" w:eastAsia="SimSun" w:hAnsi="Garamond" w:cs="Times"/>
          <w:color w:val="333333"/>
        </w:rPr>
        <w:t>)</w:t>
      </w:r>
      <w:r w:rsidR="00A74182" w:rsidRPr="00A74182">
        <w:rPr>
          <w:rFonts w:ascii="Garamond" w:eastAsia="SimSun" w:hAnsi="Garamond" w:cs="Times"/>
          <w:color w:val="333333"/>
        </w:rPr>
        <w:t xml:space="preserve"> </w:t>
      </w:r>
      <w:r w:rsidR="00A74182">
        <w:rPr>
          <w:rFonts w:ascii="Garamond" w:eastAsia="SimSun" w:hAnsi="Garamond" w:cs="Times"/>
          <w:color w:val="333333"/>
        </w:rPr>
        <w:t xml:space="preserve">is the universal </w:t>
      </w:r>
      <w:r w:rsidR="00A74182" w:rsidRPr="00A74182">
        <w:rPr>
          <w:rFonts w:ascii="Garamond" w:eastAsia="SimSun" w:hAnsi="Garamond" w:cs="Times"/>
          <w:color w:val="333333"/>
        </w:rPr>
        <w:t>statistic for model comparison</w:t>
      </w:r>
      <w:r w:rsidR="00A74182">
        <w:rPr>
          <w:rFonts w:ascii="Garamond" w:eastAsia="SimSun" w:hAnsi="Garamond" w:cs="Times"/>
          <w:color w:val="333333"/>
        </w:rPr>
        <w:t xml:space="preserve"> in the machine learning practices.</w:t>
      </w:r>
      <w:r w:rsidR="006D0018">
        <w:rPr>
          <w:rFonts w:ascii="Garamond" w:eastAsia="SimSun" w:hAnsi="Garamond" w:cs="Times"/>
          <w:color w:val="333333"/>
        </w:rPr>
        <w:t xml:space="preserve"> </w:t>
      </w:r>
      <w:commentRangeEnd w:id="115"/>
      <w:r w:rsidR="00ED7A4D">
        <w:rPr>
          <w:rStyle w:val="CommentReference"/>
        </w:rPr>
        <w:commentReference w:id="115"/>
      </w: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lastRenderedPageBreak/>
        <w:t>Sampling</w:t>
      </w:r>
    </w:p>
    <w:p w14:paraId="31E671C0" w14:textId="433213C0"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t>
      </w:r>
      <w:r w:rsidR="000220FE">
        <w:rPr>
          <w:rFonts w:ascii="Garamond" w:eastAsia="SimSun" w:hAnsi="Garamond" w:cs="Times"/>
          <w:color w:val="333333"/>
        </w:rPr>
        <w:t>of</w:t>
      </w:r>
      <w:r>
        <w:rPr>
          <w:rFonts w:ascii="Garamond" w:eastAsia="SimSun"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w:t>
      </w:r>
      <w:r w:rsidR="000220FE">
        <w:rPr>
          <w:rFonts w:ascii="Garamond" w:eastAsia="SimSun" w:hAnsi="Garamond" w:cs="Times"/>
          <w:color w:val="333333"/>
        </w:rPr>
        <w:t>-</w:t>
      </w:r>
      <w:r>
        <w:rPr>
          <w:rFonts w:ascii="Garamond" w:eastAsia="SimSun" w:hAnsi="Garamond" w:cs="Times"/>
          <w:color w:val="333333"/>
        </w:rPr>
        <w:t>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w:t>
      </w:r>
      <w:r w:rsidR="006E166B">
        <w:rPr>
          <w:rFonts w:ascii="Garamond" w:eastAsia="SimSun" w:hAnsi="Garamond" w:cs="Times"/>
          <w:color w:val="333333"/>
        </w:rPr>
        <w:t>m</w:t>
      </w:r>
      <w:r w:rsidR="000A531E">
        <w:rPr>
          <w:rFonts w:ascii="Garamond" w:eastAsia="SimSun" w:hAnsi="Garamond" w:cs="Times"/>
          <w:color w:val="333333"/>
        </w:rPr>
        <w:t>ethod</w:t>
      </w:r>
      <w:r w:rsidR="006E166B">
        <w:rPr>
          <w:rFonts w:ascii="Garamond" w:eastAsia="SimSun" w:hAnsi="Garamond" w:cs="Times"/>
          <w:color w:val="333333"/>
        </w:rPr>
        <w:t>s</w:t>
      </w:r>
      <w:r w:rsidR="000A531E">
        <w:rPr>
          <w:rFonts w:ascii="Garamond" w:eastAsia="SimSun" w:hAnsi="Garamond" w:cs="Times"/>
          <w:color w:val="333333"/>
        </w:rPr>
        <w:t xml:space="preserve"> </w:t>
      </w:r>
      <w:r w:rsidR="006E166B">
        <w:rPr>
          <w:rFonts w:ascii="Garamond" w:eastAsia="SimSun" w:hAnsi="Garamond" w:cs="Times"/>
          <w:color w:val="333333"/>
        </w:rPr>
        <w:t>like</w:t>
      </w:r>
      <w:r w:rsidR="00B710C0" w:rsidRPr="00B710C0">
        <w:rPr>
          <w:rFonts w:ascii="Garamond" w:eastAsia="SimSun" w:hAnsi="Garamond" w:cs="Times"/>
          <w:color w:val="333333"/>
        </w:rPr>
        <w:t xml:space="preserve"> </w:t>
      </w:r>
      <w:r w:rsidR="00B710C0">
        <w:rPr>
          <w:rFonts w:ascii="Garamond" w:eastAsia="SimSun" w:hAnsi="Garamond" w:cs="Times"/>
          <w:color w:val="333333"/>
        </w:rPr>
        <w:t>SMOTE (</w:t>
      </w:r>
      <w:r w:rsidR="00B710C0" w:rsidRPr="00D0444B">
        <w:rPr>
          <w:rFonts w:ascii="Garamond" w:eastAsia="SimSun" w:hAnsi="Garamond" w:cs="Times"/>
          <w:color w:val="333333"/>
        </w:rPr>
        <w:t>Synthetic Minority Oversampling Technique</w:t>
      </w:r>
      <w:r w:rsidR="00B710C0">
        <w:rPr>
          <w:rFonts w:ascii="Garamond" w:eastAsia="SimSun" w:hAnsi="Garamond" w:cs="Times"/>
          <w:color w:val="333333"/>
        </w:rPr>
        <w:t xml:space="preserve">) to </w:t>
      </w:r>
      <w:r w:rsidR="00B710C0" w:rsidRPr="006D63F4">
        <w:rPr>
          <w:rFonts w:ascii="Garamond" w:eastAsia="SimSun" w:hAnsi="Garamond" w:cs="Times"/>
          <w:color w:val="333333"/>
        </w:rPr>
        <w:t>creates synthetic new data of the minority class by forming convex combinations of neighboring points as a way to reduce the overfitting in oversampling.</w:t>
      </w:r>
      <w:r w:rsidR="00B710C0">
        <w:rPr>
          <w:rFonts w:ascii="Garamond" w:eastAsia="SimSun" w:hAnsi="Garamond" w:cs="Times"/>
          <w:color w:val="333333"/>
        </w:rPr>
        <w:t xml:space="preserve">  Specifically, we use SMOTE-TOMEK, which combines the oversampling method of SMOTE and then </w:t>
      </w:r>
      <w:r w:rsidR="002A2BFD">
        <w:rPr>
          <w:rFonts w:ascii="Garamond" w:eastAsia="SimSun" w:hAnsi="Garamond" w:cs="Times"/>
          <w:color w:val="333333"/>
        </w:rPr>
        <w:t>under samples</w:t>
      </w:r>
      <w:r w:rsidR="00B710C0">
        <w:rPr>
          <w:rFonts w:ascii="Garamond" w:eastAsia="SimSun" w:hAnsi="Garamond" w:cs="Times"/>
          <w:color w:val="333333"/>
        </w:rPr>
        <w:t xml:space="preserve"> the synthetic data with </w:t>
      </w:r>
      <w:commentRangeStart w:id="116"/>
      <w:r w:rsidR="00B710C0">
        <w:rPr>
          <w:rFonts w:ascii="Garamond" w:eastAsia="SimSun" w:hAnsi="Garamond" w:cs="Times"/>
          <w:color w:val="333333"/>
        </w:rPr>
        <w:t>Tomek</w:t>
      </w:r>
      <w:commentRangeEnd w:id="116"/>
      <w:r w:rsidR="00D01CF9">
        <w:rPr>
          <w:rStyle w:val="CommentReference"/>
        </w:rPr>
        <w:commentReference w:id="116"/>
      </w:r>
      <w:r w:rsidR="00B710C0">
        <w:rPr>
          <w:rFonts w:ascii="Garamond" w:eastAsia="SimSun" w:hAnsi="Garamond" w:cs="Times"/>
          <w:color w:val="333333"/>
        </w:rPr>
        <w:t xml:space="preserve"> links to avoid overfitting. </w:t>
      </w:r>
      <w:r w:rsidR="002D7DA9">
        <w:rPr>
          <w:rFonts w:ascii="Garamond" w:eastAsia="SimSun" w:hAnsi="Garamond" w:cs="Times"/>
          <w:color w:val="333333"/>
        </w:rPr>
        <w:t xml:space="preserve">Another method we use is </w:t>
      </w:r>
      <w:r w:rsidR="00B710C0" w:rsidRPr="00B30E3E">
        <w:rPr>
          <w:rFonts w:ascii="Garamond" w:eastAsia="SimSun" w:hAnsi="Garamond" w:cs="Times"/>
          <w:color w:val="333333"/>
        </w:rPr>
        <w:t>ADASYN</w:t>
      </w:r>
      <w:r w:rsidR="00B710C0">
        <w:rPr>
          <w:rFonts w:ascii="Garamond" w:eastAsia="SimSun" w:hAnsi="Garamond" w:cs="Times"/>
          <w:color w:val="333333"/>
        </w:rPr>
        <w:t xml:space="preserve"> (</w:t>
      </w:r>
      <w:r w:rsidR="00B710C0" w:rsidRPr="0040608C">
        <w:rPr>
          <w:rFonts w:ascii="Garamond" w:eastAsia="SimSun" w:hAnsi="Garamond" w:cs="Times"/>
          <w:color w:val="333333"/>
        </w:rPr>
        <w:t>Adaptive Synthetic</w:t>
      </w:r>
      <w:r w:rsidR="00B710C0">
        <w:rPr>
          <w:rFonts w:ascii="Garamond" w:eastAsia="SimSun" w:hAnsi="Garamond" w:cs="Times"/>
          <w:color w:val="333333"/>
        </w:rPr>
        <w:t>)</w:t>
      </w:r>
      <w:r w:rsidR="000220FE">
        <w:rPr>
          <w:rFonts w:ascii="Garamond" w:eastAsia="SimSun" w:hAnsi="Garamond" w:cs="Times"/>
          <w:color w:val="333333"/>
        </w:rPr>
        <w:t>,</w:t>
      </w:r>
      <w:r w:rsidR="002D7DA9">
        <w:rPr>
          <w:rFonts w:ascii="Garamond" w:eastAsia="SimSun" w:hAnsi="Garamond" w:cs="Times"/>
          <w:color w:val="333333"/>
        </w:rPr>
        <w:t xml:space="preserve"> which a</w:t>
      </w:r>
      <w:r w:rsidR="0040608C">
        <w:rPr>
          <w:rFonts w:ascii="Garamond" w:eastAsia="SimSun" w:hAnsi="Garamond" w:cs="Times"/>
          <w:color w:val="333333"/>
        </w:rPr>
        <w:t>dd</w:t>
      </w:r>
      <w:r w:rsidR="00935E40">
        <w:rPr>
          <w:rFonts w:ascii="Garamond" w:eastAsia="SimSun" w:hAnsi="Garamond" w:cs="Times"/>
          <w:color w:val="333333"/>
        </w:rPr>
        <w:t>s</w:t>
      </w:r>
      <w:r w:rsidR="0040608C">
        <w:rPr>
          <w:rFonts w:ascii="Garamond" w:eastAsia="SimSun" w:hAnsi="Garamond" w:cs="Times"/>
          <w:color w:val="333333"/>
        </w:rPr>
        <w:t xml:space="preserve"> a random noise in the </w:t>
      </w:r>
      <w:r w:rsidR="002D7DA9">
        <w:rPr>
          <w:rFonts w:ascii="Garamond" w:eastAsia="SimSun" w:hAnsi="Garamond" w:cs="Times"/>
          <w:color w:val="333333"/>
        </w:rPr>
        <w:t xml:space="preserve">created </w:t>
      </w:r>
      <w:r w:rsidR="00935E40">
        <w:rPr>
          <w:rFonts w:ascii="Garamond" w:eastAsia="SimSun" w:hAnsi="Garamond" w:cs="Times"/>
          <w:color w:val="333333"/>
        </w:rPr>
        <w:t>synthetic new data.</w:t>
      </w:r>
      <w:r w:rsidR="000A531E">
        <w:rPr>
          <w:rFonts w:ascii="Garamond" w:eastAsia="SimSun" w:hAnsi="Garamond" w:cs="Times"/>
          <w:color w:val="333333"/>
        </w:rPr>
        <w:t xml:space="preserve"> </w:t>
      </w:r>
    </w:p>
    <w:p w14:paraId="002C3FF1" w14:textId="3FDECB7F"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by having a cost function, which is equal to the inverse of the class proportions</w:t>
      </w:r>
      <w:r w:rsidR="000C29DC">
        <w:rPr>
          <w:rFonts w:ascii="Garamond" w:eastAsia="SimSun" w:hAnsi="Garamond" w:cs="Times"/>
          <w:color w:val="333333"/>
        </w:rPr>
        <w:t xml:space="preserve"> (Elkan 2001). This </w:t>
      </w:r>
      <w:r w:rsidR="00172FF5" w:rsidRPr="00AB6E82">
        <w:rPr>
          <w:rFonts w:ascii="Garamond" w:eastAsia="SimSun" w:hAnsi="Garamond" w:cs="Times"/>
          <w:color w:val="333333"/>
        </w:rPr>
        <w:t>function</w:t>
      </w:r>
      <w:r w:rsidR="00172FF5">
        <w:rPr>
          <w:rFonts w:ascii="Garamond" w:eastAsia="SimSun" w:hAnsi="Garamond" w:cs="Times"/>
          <w:color w:val="333333"/>
        </w:rPr>
        <w:t xml:space="preserve"> </w:t>
      </w:r>
      <w:r w:rsidR="000C29DC">
        <w:rPr>
          <w:rFonts w:ascii="Garamond" w:eastAsia="SimSun" w:hAnsi="Garamond" w:cs="Times"/>
          <w:color w:val="333333"/>
        </w:rPr>
        <w:t xml:space="preserve">produces </w:t>
      </w:r>
      <w:r w:rsidR="000220FE">
        <w:rPr>
          <w:rFonts w:ascii="Garamond" w:eastAsia="SimSun" w:hAnsi="Garamond" w:cs="Times"/>
          <w:color w:val="333333"/>
        </w:rPr>
        <w:t xml:space="preserve">an </w:t>
      </w:r>
      <w:r w:rsidR="000C29DC">
        <w:rPr>
          <w:rFonts w:ascii="Garamond" w:eastAsia="SimSun" w:hAnsi="Garamond" w:cs="Times"/>
          <w:color w:val="333333"/>
        </w:rPr>
        <w:t>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1F650C">
        <w:rPr>
          <w:rFonts w:ascii="Garamond" w:eastAsia="SimSun" w:hAnsi="Garamond" w:cs="Times"/>
          <w:color w:val="333333"/>
        </w:rPr>
        <w:t xml:space="preserve">the </w:t>
      </w:r>
      <w:r w:rsidR="000C29DC" w:rsidRPr="00AB6E82">
        <w:rPr>
          <w:rFonts w:ascii="Garamond" w:eastAsia="SimSun" w:hAnsi="Garamond" w:cs="Times"/>
          <w:color w:val="333333"/>
        </w:rPr>
        <w:t xml:space="preserve">misclassifications of the minority class more heavily than </w:t>
      </w:r>
      <w:r w:rsidR="001F650C">
        <w:rPr>
          <w:rFonts w:ascii="Garamond" w:eastAsia="SimSun" w:hAnsi="Garamond" w:cs="Times"/>
          <w:color w:val="333333"/>
        </w:rPr>
        <w:t xml:space="preserve">the </w:t>
      </w:r>
      <w:r w:rsidR="000C29DC" w:rsidRPr="00AB6E82">
        <w:rPr>
          <w:rFonts w:ascii="Garamond" w:eastAsia="SimSun" w:hAnsi="Garamond" w:cs="Times"/>
          <w:color w:val="333333"/>
        </w:rPr>
        <w:t>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w:t>
      </w:r>
      <w:r w:rsidR="005073DA">
        <w:rPr>
          <w:rFonts w:ascii="Garamond" w:eastAsia="SimSun" w:hAnsi="Garamond" w:cs="Times"/>
          <w:color w:val="333333"/>
        </w:rPr>
        <w:lastRenderedPageBreak/>
        <w:t xml:space="preserve">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 xml:space="preserve">The sampling approach that we use in this paper </w:t>
      </w:r>
      <w:del w:id="117" w:author="Erin Coniker Lentz" w:date="2020-01-01T14:17:00Z">
        <w:r w:rsidR="00915BDB" w:rsidDel="00D01CF9">
          <w:rPr>
            <w:rFonts w:ascii="Garamond" w:eastAsia="SimSun" w:hAnsi="Garamond" w:cs="Times"/>
            <w:color w:val="333333"/>
          </w:rPr>
          <w:delText>can be seen as</w:delText>
        </w:r>
      </w:del>
      <w:ins w:id="118" w:author="Erin Coniker Lentz" w:date="2020-01-01T14:17:00Z">
        <w:r w:rsidR="00D01CF9">
          <w:rPr>
            <w:rFonts w:ascii="Garamond" w:eastAsia="SimSun" w:hAnsi="Garamond" w:cs="Times"/>
            <w:color w:val="333333"/>
          </w:rPr>
          <w:t>is akin to</w:t>
        </w:r>
      </w:ins>
      <w:r w:rsidR="00915BDB">
        <w:rPr>
          <w:rFonts w:ascii="Garamond" w:eastAsia="SimSun" w:hAnsi="Garamond" w:cs="Times"/>
          <w:color w:val="333333"/>
        </w:rPr>
        <w:t xml:space="preserve">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different categories (Elkan, 2001). </w:t>
      </w:r>
      <w:r w:rsidR="00B478E4">
        <w:rPr>
          <w:rFonts w:ascii="Garamond" w:eastAsia="SimSun" w:hAnsi="Garamond" w:cs="Times"/>
          <w:color w:val="333333"/>
        </w:rPr>
        <w:t>Weiss, McCarthy</w:t>
      </w:r>
      <w:r w:rsidR="000220FE">
        <w:rPr>
          <w:rFonts w:ascii="Garamond" w:eastAsia="SimSun" w:hAnsi="Garamond" w:cs="Times"/>
          <w:color w:val="333333"/>
        </w:rPr>
        <w:t>,</w:t>
      </w:r>
      <w:r w:rsidR="00B478E4">
        <w:rPr>
          <w:rFonts w:ascii="Garamond" w:eastAsia="SimSun" w:hAnsi="Garamond" w:cs="Times"/>
          <w:color w:val="333333"/>
        </w:rPr>
        <w:t xml:space="preserve">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may</w:t>
      </w:r>
      <w:r w:rsidR="000220FE">
        <w:rPr>
          <w:rFonts w:ascii="Garamond" w:eastAsia="SimSun" w:hAnsi="Garamond" w:cs="Times"/>
          <w:color w:val="333333"/>
        </w:rPr>
        <w:t xml:space="preserve"> </w:t>
      </w:r>
      <w:r w:rsidR="00B478E4">
        <w:rPr>
          <w:rFonts w:ascii="Garamond" w:eastAsia="SimSun" w:hAnsi="Garamond" w:cs="Times"/>
          <w:color w:val="333333"/>
        </w:rPr>
        <w:t xml:space="preserve">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like ours</w:t>
      </w:r>
      <w:r w:rsidR="000220FE">
        <w:rPr>
          <w:rFonts w:ascii="Garamond" w:eastAsia="SimSun" w:hAnsi="Garamond" w:cs="Times"/>
          <w:color w:val="333333"/>
        </w:rPr>
        <w:t>,</w:t>
      </w:r>
      <w:r w:rsidR="00B478E4">
        <w:rPr>
          <w:rFonts w:ascii="Garamond" w:eastAsia="SimSun" w:hAnsi="Garamond" w:cs="Times"/>
          <w:color w:val="333333"/>
        </w:rPr>
        <w:t xml:space="preserve"> and cost-sensitive learning </w:t>
      </w:r>
      <w:r w:rsidR="000220FE">
        <w:rPr>
          <w:rFonts w:ascii="Garamond" w:eastAsia="SimSun" w:hAnsi="Garamond" w:cs="Times"/>
          <w:color w:val="333333"/>
        </w:rPr>
        <w:t>is</w:t>
      </w:r>
      <w:r w:rsidR="00B478E4">
        <w:rPr>
          <w:rFonts w:ascii="Garamond" w:eastAsia="SimSun" w:hAnsi="Garamond" w:cs="Times"/>
          <w:color w:val="333333"/>
        </w:rPr>
        <w:t xml:space="preserv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choose</w:t>
      </w:r>
      <w:r w:rsidR="000220FE">
        <w:rPr>
          <w:rFonts w:ascii="Garamond" w:eastAsia="SimSun" w:hAnsi="Garamond" w:cs="Times"/>
          <w:color w:val="333333"/>
        </w:rPr>
        <w:t>s</w:t>
      </w:r>
      <w:r w:rsidR="00440EC0">
        <w:rPr>
          <w:rFonts w:ascii="Garamond" w:eastAsia="SimSun" w:hAnsi="Garamond" w:cs="Times"/>
          <w:color w:val="333333"/>
        </w:rPr>
        <w:t xml:space="preserve"> the sampling approach over 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1247282D" w14:textId="4066ECB6" w:rsidR="002A3848"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 xml:space="preserve">is </w:t>
      </w:r>
      <w:del w:id="119" w:author="Erin Coniker Lentz" w:date="2020-01-01T14:17:00Z">
        <w:r w:rsidDel="00D01CF9">
          <w:rPr>
            <w:rFonts w:ascii="Garamond" w:eastAsia="SimSun" w:hAnsi="Garamond" w:cs="Times"/>
            <w:color w:val="333333"/>
          </w:rPr>
          <w:delText>harder than one would think</w:delText>
        </w:r>
      </w:del>
      <w:ins w:id="120" w:author="Erin Coniker Lentz" w:date="2020-01-01T14:17:00Z">
        <w:r w:rsidR="00D01CF9">
          <w:rPr>
            <w:rFonts w:ascii="Garamond" w:eastAsia="SimSun" w:hAnsi="Garamond" w:cs="Times"/>
            <w:color w:val="333333"/>
          </w:rPr>
          <w:t>challenging</w:t>
        </w:r>
      </w:ins>
      <w:r>
        <w:rPr>
          <w:rFonts w:ascii="Garamond" w:eastAsia="SimSun" w:hAnsi="Garamond" w:cs="Times"/>
          <w:color w:val="333333"/>
        </w:rPr>
        <w:t>,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w:t>
      </w:r>
      <w:r w:rsidR="000220FE">
        <w:rPr>
          <w:rFonts w:ascii="Garamond" w:eastAsia="SimSun" w:hAnsi="Garamond" w:cs="Times"/>
          <w:color w:val="333333"/>
        </w:rPr>
        <w:t xml:space="preserve">a </w:t>
      </w:r>
      <w:r w:rsidR="00967D7E">
        <w:rPr>
          <w:rFonts w:ascii="Garamond" w:eastAsia="SimSun" w:hAnsi="Garamond" w:cs="Times"/>
          <w:color w:val="333333"/>
        </w:rPr>
        <w:t xml:space="preserve">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in the testing set as well</w:t>
      </w:r>
      <w:r w:rsidR="001F650C">
        <w:rPr>
          <w:rFonts w:ascii="Garamond" w:eastAsia="SimSun" w:hAnsi="Garamond" w:cs="Times"/>
          <w:color w:val="333333"/>
        </w:rPr>
        <w:t xml:space="preserve"> </w:t>
      </w:r>
      <w:r w:rsidR="004760BE">
        <w:rPr>
          <w:rFonts w:ascii="Garamond" w:eastAsia="SimSun" w:hAnsi="Garamond" w:cs="Times"/>
          <w:color w:val="333333"/>
        </w:rPr>
        <w:t>(</w:t>
      </w:r>
      <w:r w:rsidR="004760BE" w:rsidRPr="004760BE">
        <w:rPr>
          <w:rFonts w:ascii="Garamond" w:eastAsia="SimSun" w:hAnsi="Garamond" w:cs="Times"/>
          <w:color w:val="333333"/>
        </w:rPr>
        <w:t>Meyer et al. 2018)</w:t>
      </w:r>
      <w:r w:rsidR="009D5E15">
        <w:rPr>
          <w:rFonts w:ascii="Garamond" w:eastAsia="SimSun" w:hAnsi="Garamond" w:cs="Times"/>
          <w:color w:val="333333"/>
        </w:rPr>
        <w:t xml:space="preserve">.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w:t>
      </w:r>
      <w:r w:rsidR="00C755F0">
        <w:rPr>
          <w:rFonts w:ascii="Garamond" w:eastAsia="SimSun" w:hAnsi="Garamond" w:cs="Times"/>
          <w:color w:val="333333"/>
        </w:rPr>
        <w:t>genuine</w:t>
      </w:r>
      <w:r w:rsidR="000C0791">
        <w:rPr>
          <w:rFonts w:ascii="Garamond" w:eastAsia="SimSun" w:hAnsi="Garamond" w:cs="Times"/>
          <w:color w:val="333333"/>
        </w:rPr>
        <w:t xml:space="preserve">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0A5EB2">
        <w:rPr>
          <w:rFonts w:ascii="Garamond" w:eastAsia="SimSun" w:hAnsi="Garamond" w:cs="Times"/>
          <w:color w:val="333333"/>
        </w:rPr>
        <w:t xml:space="preserve">Taking these into consideration, this paper </w:t>
      </w:r>
      <w:r w:rsidR="00A46EA0">
        <w:rPr>
          <w:rFonts w:ascii="Garamond" w:eastAsia="SimSun" w:hAnsi="Garamond" w:cs="Times"/>
          <w:color w:val="333333"/>
        </w:rPr>
        <w:t>chooses</w:t>
      </w:r>
      <w:r w:rsidR="000A5EB2">
        <w:rPr>
          <w:rFonts w:ascii="Garamond" w:eastAsia="SimSun" w:hAnsi="Garamond" w:cs="Times"/>
          <w:color w:val="333333"/>
        </w:rPr>
        <w:t xml:space="preserve"> </w:t>
      </w:r>
      <w:r w:rsidR="005245DF">
        <w:rPr>
          <w:rFonts w:ascii="Garamond" w:eastAsia="SimSun" w:hAnsi="Garamond" w:cs="Times"/>
          <w:color w:val="333333"/>
        </w:rPr>
        <w:t xml:space="preserve">the </w:t>
      </w:r>
      <w:r w:rsidR="000A5EB2">
        <w:rPr>
          <w:rFonts w:ascii="Garamond" w:eastAsia="SimSun" w:hAnsi="Garamond" w:cs="Times"/>
          <w:color w:val="333333"/>
        </w:rPr>
        <w:t>year split</w:t>
      </w:r>
      <w:r w:rsidR="005245DF">
        <w:rPr>
          <w:rFonts w:ascii="Garamond" w:eastAsia="SimSun" w:hAnsi="Garamond" w:cs="Times"/>
          <w:color w:val="333333"/>
        </w:rPr>
        <w:t xml:space="preserve"> as the data split strategy. </w:t>
      </w:r>
      <w:r w:rsidR="00EA0F95">
        <w:rPr>
          <w:rFonts w:ascii="Garamond" w:eastAsia="SimSun" w:hAnsi="Garamond" w:cs="Times"/>
          <w:color w:val="333333"/>
        </w:rPr>
        <w:t>In other words, we u</w:t>
      </w:r>
      <w:r w:rsidR="00443509" w:rsidRPr="00BF7061">
        <w:rPr>
          <w:rFonts w:ascii="Garamond" w:eastAsia="SimSun" w:hAnsi="Garamond" w:cs="Times"/>
          <w:color w:val="333333"/>
        </w:rPr>
        <w:t>s</w:t>
      </w:r>
      <w:r w:rsidR="00EA0F95">
        <w:rPr>
          <w:rFonts w:ascii="Garamond" w:eastAsia="SimSun" w:hAnsi="Garamond" w:cs="Times"/>
          <w:color w:val="333333"/>
        </w:rPr>
        <w:t>e</w:t>
      </w:r>
      <w:r w:rsidR="00443509" w:rsidRPr="00BF7061">
        <w:rPr>
          <w:rFonts w:ascii="Garamond" w:eastAsia="SimSun" w:hAnsi="Garamond" w:cs="Times"/>
          <w:color w:val="333333"/>
        </w:rPr>
        <w:t xml:space="preserve"> one year as </w:t>
      </w:r>
      <w:r w:rsidR="00F86D68">
        <w:rPr>
          <w:rFonts w:ascii="Garamond" w:eastAsia="SimSun" w:hAnsi="Garamond" w:cs="Times"/>
          <w:color w:val="333333"/>
        </w:rPr>
        <w:t>the</w:t>
      </w:r>
      <w:r w:rsidR="00443509" w:rsidRPr="00BF7061">
        <w:rPr>
          <w:rFonts w:ascii="Garamond" w:eastAsia="SimSun" w:hAnsi="Garamond" w:cs="Times"/>
          <w:color w:val="333333"/>
        </w:rPr>
        <w:t xml:space="preserve"> training set to </w:t>
      </w:r>
      <w:r w:rsidR="005E6582">
        <w:rPr>
          <w:rFonts w:ascii="Garamond" w:eastAsia="SimSun" w:hAnsi="Garamond" w:cs="Times"/>
          <w:color w:val="333333"/>
        </w:rPr>
        <w:t xml:space="preserve">predict food security </w:t>
      </w:r>
      <w:r w:rsidR="00443509" w:rsidRPr="00BF7061">
        <w:rPr>
          <w:rFonts w:ascii="Garamond" w:eastAsia="SimSun" w:hAnsi="Garamond" w:cs="Times"/>
          <w:color w:val="333333"/>
        </w:rPr>
        <w:t xml:space="preserve">in </w:t>
      </w:r>
      <w:r w:rsidR="000A5EB2">
        <w:rPr>
          <w:rFonts w:ascii="Garamond" w:eastAsia="SimSun" w:hAnsi="Garamond" w:cs="Times"/>
          <w:color w:val="333333"/>
        </w:rPr>
        <w:t>a</w:t>
      </w:r>
      <w:r w:rsidR="000A5EB2" w:rsidRPr="00BF7061">
        <w:rPr>
          <w:rFonts w:ascii="Garamond" w:eastAsia="SimSun" w:hAnsi="Garamond" w:cs="Times"/>
          <w:color w:val="333333"/>
        </w:rPr>
        <w:t>nother</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w:t>
      </w:r>
      <w:r w:rsidR="00F86D68">
        <w:rPr>
          <w:rFonts w:ascii="Garamond" w:eastAsia="SimSun" w:hAnsi="Garamond" w:cs="Times"/>
          <w:color w:val="333333"/>
        </w:rPr>
        <w:t>Survey data collected in another year or wave ha</w:t>
      </w:r>
      <w:r w:rsidR="000C236A">
        <w:rPr>
          <w:rFonts w:ascii="Garamond" w:eastAsia="SimSun" w:hAnsi="Garamond" w:cs="Times"/>
          <w:color w:val="333333"/>
        </w:rPr>
        <w:t>ve</w:t>
      </w:r>
      <w:r w:rsidR="00F86D68">
        <w:rPr>
          <w:rFonts w:ascii="Garamond" w:eastAsia="SimSun" w:hAnsi="Garamond" w:cs="Times"/>
          <w:color w:val="333333"/>
        </w:rPr>
        <w:t xml:space="preserve"> weaker ties with the training data </w:t>
      </w:r>
      <w:r w:rsidR="000C236A">
        <w:rPr>
          <w:rFonts w:ascii="Garamond" w:eastAsia="SimSun" w:hAnsi="Garamond" w:cs="Times"/>
          <w:color w:val="333333"/>
        </w:rPr>
        <w:t>because</w:t>
      </w:r>
      <w:r w:rsidR="00F86D68">
        <w:rPr>
          <w:rFonts w:ascii="Garamond" w:eastAsia="SimSun" w:hAnsi="Garamond" w:cs="Times"/>
          <w:color w:val="333333"/>
        </w:rPr>
        <w:t xml:space="preserve"> </w:t>
      </w:r>
      <w:r w:rsidR="000C236A">
        <w:rPr>
          <w:rFonts w:ascii="Garamond" w:eastAsia="SimSun" w:hAnsi="Garamond" w:cs="Times"/>
          <w:color w:val="333333"/>
        </w:rPr>
        <w:t>the time difference i</w:t>
      </w:r>
      <w:r w:rsidR="00BF7A18">
        <w:rPr>
          <w:rFonts w:ascii="Garamond" w:eastAsia="SimSun" w:hAnsi="Garamond" w:cs="Times"/>
          <w:color w:val="333333"/>
        </w:rPr>
        <w:t xml:space="preserve">s long </w:t>
      </w:r>
      <w:r w:rsidR="00F86D68">
        <w:rPr>
          <w:rFonts w:ascii="Garamond" w:eastAsia="SimSun" w:hAnsi="Garamond" w:cs="Times"/>
          <w:color w:val="333333"/>
        </w:rPr>
        <w:t xml:space="preserve">and that not all villages are repeatedly visited in another year. </w:t>
      </w:r>
      <w:r w:rsidR="009048B5">
        <w:rPr>
          <w:rFonts w:ascii="Garamond" w:eastAsia="SimSun" w:hAnsi="Garamond" w:cs="Times"/>
          <w:color w:val="333333"/>
        </w:rPr>
        <w:t xml:space="preserve">Spatial correlation between points </w:t>
      </w:r>
      <w:r w:rsidR="00227EEB">
        <w:rPr>
          <w:rFonts w:ascii="Garamond" w:eastAsia="SimSun" w:hAnsi="Garamond" w:cs="Times"/>
          <w:color w:val="333333"/>
        </w:rPr>
        <w:t xml:space="preserve">that are close in space with similarity but are separated into training and testing might create upward bias on the out-of-sample performance. </w:t>
      </w:r>
      <w:commentRangeStart w:id="121"/>
      <w:r w:rsidR="00E97B33">
        <w:rPr>
          <w:rFonts w:ascii="Garamond" w:eastAsia="SimSun" w:hAnsi="Garamond" w:cs="Times"/>
          <w:color w:val="333333"/>
        </w:rPr>
        <w:t>A s</w:t>
      </w:r>
      <w:r w:rsidR="00227EEB">
        <w:rPr>
          <w:rFonts w:ascii="Garamond" w:eastAsia="SimSun" w:hAnsi="Garamond" w:cs="Times"/>
          <w:color w:val="333333"/>
        </w:rPr>
        <w:t xml:space="preserve">imilar argument </w:t>
      </w:r>
      <w:r w:rsidR="00227EEB">
        <w:rPr>
          <w:rFonts w:ascii="Garamond" w:eastAsia="SimSun" w:hAnsi="Garamond" w:cs="Times"/>
          <w:color w:val="333333"/>
        </w:rPr>
        <w:lastRenderedPageBreak/>
        <w:t xml:space="preserve">can be made for a purely random split method, as the independence assumption of the testing set would no longer be valid. </w:t>
      </w:r>
      <w:commentRangeEnd w:id="121"/>
      <w:r w:rsidR="00D01CF9">
        <w:rPr>
          <w:rStyle w:val="CommentReference"/>
        </w:rPr>
        <w:commentReference w:id="121"/>
      </w:r>
    </w:p>
    <w:p w14:paraId="6196EA49" w14:textId="0C641DB9" w:rsidR="002A3848" w:rsidRPr="00611B79" w:rsidRDefault="00594B6B" w:rsidP="002A3848">
      <w:pPr>
        <w:spacing w:line="480" w:lineRule="auto"/>
        <w:rPr>
          <w:rFonts w:ascii="Garamond" w:eastAsia="SimSun" w:hAnsi="Garamond" w:cs="Times"/>
          <w:b/>
          <w:i/>
          <w:color w:val="333333"/>
        </w:rPr>
      </w:pPr>
      <w:r>
        <w:rPr>
          <w:rFonts w:ascii="Garamond" w:eastAsia="SimSun" w:hAnsi="Garamond" w:cs="Times"/>
          <w:b/>
          <w:i/>
          <w:color w:val="333333"/>
        </w:rPr>
        <w:t xml:space="preserve">Nested </w:t>
      </w:r>
      <w:r w:rsidR="00EB28C4">
        <w:rPr>
          <w:rFonts w:ascii="Garamond" w:eastAsia="SimSun" w:hAnsi="Garamond" w:cs="Times"/>
          <w:b/>
          <w:i/>
          <w:color w:val="333333"/>
        </w:rPr>
        <w:t>c</w:t>
      </w:r>
      <w:r w:rsidR="002A3848">
        <w:rPr>
          <w:rFonts w:ascii="Garamond" w:eastAsia="SimSun" w:hAnsi="Garamond" w:cs="Times"/>
          <w:b/>
          <w:i/>
          <w:color w:val="333333"/>
        </w:rPr>
        <w:t>ross-validation</w:t>
      </w:r>
    </w:p>
    <w:p w14:paraId="2FAD21CD" w14:textId="6E94F6B8" w:rsidR="001F650C" w:rsidRDefault="002A3848" w:rsidP="0037797F">
      <w:pPr>
        <w:spacing w:after="100" w:afterAutospacing="1" w:line="480" w:lineRule="auto"/>
        <w:ind w:left="720"/>
        <w:jc w:val="both"/>
        <w:rPr>
          <w:rFonts w:ascii="Garamond" w:eastAsia="SimSun" w:hAnsi="Garamond" w:cs="Times"/>
          <w:color w:val="333333"/>
        </w:rPr>
      </w:pPr>
      <w:r w:rsidRPr="002A3848">
        <w:rPr>
          <w:rFonts w:ascii="Garamond" w:eastAsia="SimSun" w:hAnsi="Garamond" w:cs="Times"/>
          <w:color w:val="333333"/>
        </w:rPr>
        <w:t>Cross-validation (CV) is a resampling-based technique for the estimation of a model’s predictive performance</w:t>
      </w:r>
      <w:r w:rsidR="00694470">
        <w:rPr>
          <w:rFonts w:ascii="Garamond" w:eastAsia="SimSun" w:hAnsi="Garamond" w:cs="Times"/>
          <w:color w:val="333333"/>
        </w:rPr>
        <w:t xml:space="preserve"> and is often used in hyper-parameters</w:t>
      </w:r>
      <w:r w:rsidR="007D7806">
        <w:rPr>
          <w:rFonts w:ascii="Garamond" w:eastAsia="SimSun" w:hAnsi="Garamond" w:cs="Times"/>
          <w:color w:val="333333"/>
        </w:rPr>
        <w:t xml:space="preserve"> tuning and model selection.</w:t>
      </w:r>
      <w:r w:rsidR="00694470">
        <w:rPr>
          <w:rFonts w:ascii="Garamond" w:eastAsia="SimSun" w:hAnsi="Garamond" w:cs="Times"/>
          <w:color w:val="333333"/>
        </w:rPr>
        <w:t xml:space="preserve"> </w:t>
      </w:r>
      <w:r w:rsidR="003250BD">
        <w:rPr>
          <w:rFonts w:ascii="Garamond" w:eastAsia="SimSun" w:hAnsi="Garamond" w:cs="Times"/>
          <w:color w:val="333333"/>
        </w:rPr>
        <w:t xml:space="preserve">In this paper we use </w:t>
      </w:r>
      <w:r w:rsidR="007F31A4">
        <w:rPr>
          <w:rFonts w:ascii="Garamond" w:eastAsia="SimSun" w:hAnsi="Garamond" w:cs="Times"/>
          <w:color w:val="333333"/>
        </w:rPr>
        <w:t>a two-tier</w:t>
      </w:r>
      <w:r w:rsidR="003250BD">
        <w:rPr>
          <w:rFonts w:ascii="Garamond" w:eastAsia="SimSun" w:hAnsi="Garamond" w:cs="Times"/>
          <w:color w:val="333333"/>
        </w:rPr>
        <w:t xml:space="preserve"> </w:t>
      </w:r>
      <w:r w:rsidR="007F31A4">
        <w:rPr>
          <w:rFonts w:ascii="Garamond" w:eastAsia="SimSun" w:hAnsi="Garamond" w:cs="Times"/>
          <w:color w:val="333333"/>
        </w:rPr>
        <w:t xml:space="preserve">nested </w:t>
      </w:r>
      <w:r w:rsidR="003250BD">
        <w:rPr>
          <w:rFonts w:ascii="Garamond" w:eastAsia="SimSun" w:hAnsi="Garamond" w:cs="Times"/>
          <w:color w:val="333333"/>
        </w:rPr>
        <w:t xml:space="preserve">CV. </w:t>
      </w:r>
      <w:r w:rsidR="00A77FEF">
        <w:rPr>
          <w:rFonts w:ascii="Garamond" w:eastAsia="SimSun" w:hAnsi="Garamond" w:cs="Times"/>
          <w:color w:val="333333"/>
        </w:rPr>
        <w:t xml:space="preserve"> </w:t>
      </w:r>
      <w:r w:rsidR="008D5FCE" w:rsidRPr="008D5FCE">
        <w:rPr>
          <w:rFonts w:ascii="Garamond" w:eastAsia="SimSun" w:hAnsi="Garamond" w:cs="Times"/>
          <w:color w:val="333333"/>
        </w:rPr>
        <w:t xml:space="preserve">First, we use any two years </w:t>
      </w:r>
      <w:r w:rsidR="008D5FCE">
        <w:rPr>
          <w:rFonts w:ascii="Garamond" w:eastAsia="SimSun" w:hAnsi="Garamond" w:cs="Times"/>
          <w:color w:val="333333"/>
        </w:rPr>
        <w:t xml:space="preserve">of data </w:t>
      </w:r>
      <w:r w:rsidR="008D5FCE" w:rsidRPr="008D5FCE">
        <w:rPr>
          <w:rFonts w:ascii="Garamond" w:eastAsia="SimSun" w:hAnsi="Garamond" w:cs="Times"/>
          <w:color w:val="333333"/>
        </w:rPr>
        <w:t>to predict the other year and average the results</w:t>
      </w:r>
      <w:r w:rsidR="008D5FCE">
        <w:rPr>
          <w:rFonts w:ascii="Garamond" w:eastAsia="SimSun" w:hAnsi="Garamond" w:cs="Times"/>
          <w:color w:val="333333"/>
        </w:rPr>
        <w:t xml:space="preserve"> on the three test sets</w:t>
      </w:r>
      <w:r w:rsidR="008D5FCE" w:rsidRPr="008D5FCE">
        <w:rPr>
          <w:rFonts w:ascii="Garamond" w:eastAsia="SimSun" w:hAnsi="Garamond" w:cs="Times"/>
          <w:color w:val="333333"/>
        </w:rPr>
        <w:t xml:space="preserve"> to get </w:t>
      </w:r>
      <w:r w:rsidR="008D5FCE">
        <w:rPr>
          <w:rFonts w:ascii="Garamond" w:eastAsia="SimSun" w:hAnsi="Garamond" w:cs="Times"/>
          <w:color w:val="333333"/>
        </w:rPr>
        <w:t xml:space="preserve">generalized </w:t>
      </w:r>
      <w:r w:rsidR="008D5FCE" w:rsidRPr="008D5FCE">
        <w:rPr>
          <w:rFonts w:ascii="Garamond" w:eastAsia="SimSun" w:hAnsi="Garamond" w:cs="Times"/>
          <w:color w:val="333333"/>
        </w:rPr>
        <w:t>performance metrics</w:t>
      </w:r>
      <w:r w:rsidR="008D5FCE">
        <w:rPr>
          <w:rFonts w:ascii="Garamond" w:eastAsia="SimSun" w:hAnsi="Garamond" w:cs="Times"/>
          <w:color w:val="333333"/>
        </w:rPr>
        <w:t xml:space="preserve">.  </w:t>
      </w:r>
      <w:r w:rsidR="003250BD">
        <w:rPr>
          <w:rFonts w:ascii="Garamond" w:eastAsia="SimSun" w:hAnsi="Garamond" w:cs="Times"/>
          <w:color w:val="333333"/>
        </w:rPr>
        <w:t xml:space="preserve">The reason why we do this is </w:t>
      </w:r>
      <w:r w:rsidR="002647A9">
        <w:rPr>
          <w:rFonts w:ascii="Garamond" w:eastAsia="SimSun" w:hAnsi="Garamond" w:cs="Times"/>
          <w:color w:val="333333"/>
        </w:rPr>
        <w:t>that</w:t>
      </w:r>
      <w:r w:rsidR="003250BD">
        <w:rPr>
          <w:rFonts w:ascii="Garamond" w:eastAsia="SimSun" w:hAnsi="Garamond" w:cs="Times"/>
          <w:color w:val="333333"/>
        </w:rPr>
        <w:t xml:space="preserve"> the number of rare events of food insecurity can vary a lot from one year to another</w:t>
      </w:r>
      <w:r w:rsidR="002647A9">
        <w:rPr>
          <w:rFonts w:ascii="Garamond" w:eastAsia="SimSun" w:hAnsi="Garamond" w:cs="Times"/>
          <w:color w:val="333333"/>
        </w:rPr>
        <w:t>,</w:t>
      </w:r>
      <w:r w:rsidR="003250BD">
        <w:rPr>
          <w:rFonts w:ascii="Garamond" w:eastAsia="SimSun" w:hAnsi="Garamond" w:cs="Times"/>
          <w:color w:val="333333"/>
        </w:rPr>
        <w:t xml:space="preserve"> and the averaging provides a relative</w:t>
      </w:r>
      <w:r w:rsidR="002647A9">
        <w:rPr>
          <w:rFonts w:ascii="Garamond" w:eastAsia="SimSun" w:hAnsi="Garamond" w:cs="Times"/>
          <w:color w:val="333333"/>
        </w:rPr>
        <w:t>ly</w:t>
      </w:r>
      <w:r w:rsidR="003250BD">
        <w:rPr>
          <w:rFonts w:ascii="Garamond" w:eastAsia="SimSun" w:hAnsi="Garamond" w:cs="Times"/>
          <w:color w:val="333333"/>
        </w:rPr>
        <w:t xml:space="preserve"> stable performance </w:t>
      </w:r>
      <w:r w:rsidR="007F31A4">
        <w:rPr>
          <w:rFonts w:ascii="Garamond" w:eastAsia="SimSun" w:hAnsi="Garamond" w:cs="Times"/>
          <w:color w:val="333333"/>
        </w:rPr>
        <w:t xml:space="preserve">to understand </w:t>
      </w:r>
      <w:r w:rsidR="002647A9">
        <w:rPr>
          <w:rFonts w:ascii="Garamond" w:eastAsia="SimSun" w:hAnsi="Garamond" w:cs="Times"/>
          <w:color w:val="333333"/>
        </w:rPr>
        <w:t xml:space="preserve">the </w:t>
      </w:r>
      <w:r w:rsidR="007F31A4" w:rsidRPr="007F31A4">
        <w:rPr>
          <w:rFonts w:ascii="Garamond" w:eastAsia="SimSun" w:hAnsi="Garamond" w:cs="Times"/>
          <w:color w:val="333333"/>
        </w:rPr>
        <w:t>generalization error of the underlying model</w:t>
      </w:r>
      <w:r w:rsidR="007F31A4">
        <w:rPr>
          <w:rFonts w:ascii="Garamond" w:eastAsia="SimSun" w:hAnsi="Garamond" w:cs="Times"/>
          <w:color w:val="333333"/>
        </w:rPr>
        <w:t>.</w:t>
      </w:r>
      <w:r w:rsidR="003250BD">
        <w:rPr>
          <w:rFonts w:ascii="Garamond" w:eastAsia="SimSun" w:hAnsi="Garamond" w:cs="Times"/>
          <w:color w:val="333333"/>
        </w:rPr>
        <w:t xml:space="preserve"> Also, we apply this stratified CV method to avoid the spatiotemporal co</w:t>
      </w:r>
      <w:r w:rsidR="00C35262">
        <w:rPr>
          <w:rFonts w:ascii="Garamond" w:eastAsia="SimSun" w:hAnsi="Garamond" w:cs="Times"/>
          <w:color w:val="333333"/>
        </w:rPr>
        <w:t>r</w:t>
      </w:r>
      <w:r w:rsidR="003250BD">
        <w:rPr>
          <w:rFonts w:ascii="Garamond" w:eastAsia="SimSun" w:hAnsi="Garamond" w:cs="Times"/>
          <w:color w:val="333333"/>
        </w:rPr>
        <w:t xml:space="preserve">relation issue mentioned above. In the </w:t>
      </w:r>
      <w:r w:rsidR="007F31A4">
        <w:rPr>
          <w:rFonts w:ascii="Garamond" w:eastAsia="SimSun" w:hAnsi="Garamond" w:cs="Times"/>
          <w:color w:val="333333"/>
        </w:rPr>
        <w:t xml:space="preserve">model </w:t>
      </w:r>
      <w:r w:rsidR="003250BD">
        <w:rPr>
          <w:rFonts w:ascii="Garamond" w:eastAsia="SimSun" w:hAnsi="Garamond" w:cs="Times"/>
          <w:color w:val="333333"/>
        </w:rPr>
        <w:t xml:space="preserve">training phase, we use </w:t>
      </w:r>
      <w:r w:rsidR="00E82731">
        <w:rPr>
          <w:rFonts w:ascii="Garamond" w:eastAsia="SimSun" w:hAnsi="Garamond" w:cs="Times"/>
          <w:color w:val="333333"/>
        </w:rPr>
        <w:t xml:space="preserve">a </w:t>
      </w:r>
      <w:r w:rsidR="003250BD" w:rsidRPr="002A3848">
        <w:rPr>
          <w:rFonts w:ascii="Garamond" w:eastAsia="SimSun" w:hAnsi="Garamond" w:cs="Times"/>
          <w:color w:val="333333"/>
        </w:rPr>
        <w:t>K-fold CV</w:t>
      </w:r>
      <w:r w:rsidR="003250BD">
        <w:rPr>
          <w:rFonts w:ascii="Garamond" w:eastAsia="SimSun" w:hAnsi="Garamond" w:cs="Times"/>
          <w:color w:val="333333"/>
        </w:rPr>
        <w:t xml:space="preserve"> </w:t>
      </w:r>
      <w:r w:rsidR="0037797F">
        <w:rPr>
          <w:rFonts w:ascii="Garamond" w:eastAsia="SimSun" w:hAnsi="Garamond" w:cs="Times"/>
          <w:color w:val="333333"/>
        </w:rPr>
        <w:t xml:space="preserve">grid search for </w:t>
      </w:r>
      <w:r w:rsidR="003250BD">
        <w:rPr>
          <w:rFonts w:ascii="Garamond" w:eastAsia="SimSun" w:hAnsi="Garamond" w:cs="Times"/>
          <w:color w:val="333333"/>
        </w:rPr>
        <w:t xml:space="preserve">hyper-parameters tuning and model selection. </w:t>
      </w:r>
      <w:r w:rsidR="003250BD" w:rsidRPr="002A3848">
        <w:rPr>
          <w:rFonts w:ascii="Garamond" w:eastAsia="SimSun" w:hAnsi="Garamond" w:cs="Times"/>
          <w:color w:val="333333"/>
        </w:rPr>
        <w:t>K-fold CV</w:t>
      </w:r>
      <w:r w:rsidR="003250BD">
        <w:rPr>
          <w:rFonts w:ascii="Garamond" w:eastAsia="SimSun" w:hAnsi="Garamond" w:cs="Times"/>
          <w:color w:val="333333"/>
        </w:rPr>
        <w:t xml:space="preserve"> randomly </w:t>
      </w:r>
      <w:r w:rsidR="003250BD" w:rsidRPr="002A3848">
        <w:rPr>
          <w:rFonts w:ascii="Garamond" w:eastAsia="SimSun" w:hAnsi="Garamond" w:cs="Times"/>
          <w:color w:val="333333"/>
        </w:rPr>
        <w:t>divides the data into K subsets of approximately the same size and then having each subset used successively as the test set.</w:t>
      </w:r>
      <w:r w:rsidR="003250BD">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4A84648E" w14:textId="083C70B2" w:rsidR="00826CCF" w:rsidRDefault="00950011" w:rsidP="00507C02">
      <w:pPr>
        <w:spacing w:line="480" w:lineRule="auto"/>
        <w:ind w:left="720"/>
        <w:rPr>
          <w:rFonts w:ascii="Garamond" w:eastAsia="SimSun" w:hAnsi="Garamond" w:cs="Times"/>
          <w:color w:val="333333"/>
        </w:rPr>
      </w:pPr>
      <w:r>
        <w:rPr>
          <w:rFonts w:ascii="Garamond" w:eastAsia="SimSun"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SimSun" w:hAnsi="Garamond" w:cs="Times"/>
          <w:color w:val="333333"/>
        </w:rPr>
        <w:t>,</w:t>
      </w:r>
      <w:r>
        <w:rPr>
          <w:rFonts w:ascii="Garamond" w:eastAsia="SimSun" w:hAnsi="Garamond" w:cs="Times"/>
          <w:color w:val="333333"/>
        </w:rPr>
        <w:t xml:space="preserve">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w:t>
      </w:r>
      <w:r w:rsidR="00FD5EA1">
        <w:rPr>
          <w:rFonts w:ascii="Garamond" w:eastAsia="SimSun" w:hAnsi="Garamond" w:cs="Times"/>
          <w:color w:val="333333"/>
        </w:rPr>
        <w:t xml:space="preserve"> The concern of fitting a generic model on all the data that we can get </w:t>
      </w:r>
      <w:r w:rsidR="008276FB">
        <w:rPr>
          <w:rFonts w:ascii="Garamond" w:eastAsia="SimSun" w:hAnsi="Garamond" w:cs="Times"/>
          <w:color w:val="333333"/>
        </w:rPr>
        <w:t xml:space="preserve">our </w:t>
      </w:r>
      <w:r w:rsidR="00FD5EA1">
        <w:rPr>
          <w:rFonts w:ascii="Garamond" w:eastAsia="SimSun" w:hAnsi="Garamond" w:cs="Times"/>
          <w:color w:val="333333"/>
        </w:rPr>
        <w:t>hand</w:t>
      </w:r>
      <w:r w:rsidR="008276FB">
        <w:rPr>
          <w:rFonts w:ascii="Garamond" w:eastAsia="SimSun" w:hAnsi="Garamond" w:cs="Times"/>
          <w:color w:val="333333"/>
        </w:rPr>
        <w:t>s on</w:t>
      </w:r>
      <w:r w:rsidR="00FD5EA1">
        <w:rPr>
          <w:rFonts w:ascii="Garamond" w:eastAsia="SimSun" w:hAnsi="Garamond" w:cs="Times"/>
          <w:color w:val="333333"/>
        </w:rPr>
        <w:t xml:space="preserve"> is that the model tend</w:t>
      </w:r>
      <w:r w:rsidR="002647A9">
        <w:rPr>
          <w:rFonts w:ascii="Garamond" w:eastAsia="SimSun" w:hAnsi="Garamond" w:cs="Times"/>
          <w:color w:val="333333"/>
        </w:rPr>
        <w:t>s</w:t>
      </w:r>
      <w:r w:rsidR="00FD5EA1">
        <w:rPr>
          <w:rFonts w:ascii="Garamond" w:eastAsia="SimSun" w:hAnsi="Garamond" w:cs="Times"/>
          <w:color w:val="333333"/>
        </w:rPr>
        <w:t xml:space="preserve"> to work well on the country or region that take</w:t>
      </w:r>
      <w:r w:rsidR="002647A9">
        <w:rPr>
          <w:rFonts w:ascii="Garamond" w:eastAsia="SimSun" w:hAnsi="Garamond" w:cs="Times"/>
          <w:color w:val="333333"/>
        </w:rPr>
        <w:t>s</w:t>
      </w:r>
      <w:r w:rsidR="00FD5EA1">
        <w:rPr>
          <w:rFonts w:ascii="Garamond" w:eastAsia="SimSun" w:hAnsi="Garamond" w:cs="Times"/>
          <w:color w:val="333333"/>
        </w:rPr>
        <w:t xml:space="preserve"> up the large</w:t>
      </w:r>
      <w:r w:rsidR="008276FB">
        <w:rPr>
          <w:rFonts w:ascii="Garamond" w:eastAsia="SimSun" w:hAnsi="Garamond" w:cs="Times"/>
          <w:color w:val="333333"/>
        </w:rPr>
        <w:t>r</w:t>
      </w:r>
      <w:r w:rsidR="00FD5EA1">
        <w:rPr>
          <w:rFonts w:ascii="Garamond" w:eastAsia="SimSun" w:hAnsi="Garamond" w:cs="Times"/>
          <w:color w:val="333333"/>
        </w:rPr>
        <w:t xml:space="preserve"> portion </w:t>
      </w:r>
      <w:r w:rsidR="008276FB">
        <w:rPr>
          <w:rFonts w:ascii="Garamond" w:eastAsia="SimSun" w:hAnsi="Garamond" w:cs="Times"/>
          <w:color w:val="333333"/>
        </w:rPr>
        <w:t xml:space="preserve">of the observations </w:t>
      </w:r>
      <w:r w:rsidR="00FD5EA1">
        <w:rPr>
          <w:rFonts w:ascii="Garamond" w:eastAsia="SimSun" w:hAnsi="Garamond" w:cs="Times"/>
          <w:color w:val="333333"/>
        </w:rPr>
        <w:t xml:space="preserve">and perform poorly on </w:t>
      </w:r>
      <w:r w:rsidR="008276FB">
        <w:rPr>
          <w:rFonts w:ascii="Garamond" w:eastAsia="SimSun" w:hAnsi="Garamond" w:cs="Times"/>
          <w:color w:val="333333"/>
        </w:rPr>
        <w:t xml:space="preserve">places </w:t>
      </w:r>
      <w:r w:rsidR="000B3A38">
        <w:rPr>
          <w:rFonts w:ascii="Garamond" w:eastAsia="SimSun" w:hAnsi="Garamond" w:cs="Times"/>
          <w:color w:val="333333"/>
        </w:rPr>
        <w:t xml:space="preserve">with </w:t>
      </w:r>
      <w:r w:rsidR="002647A9">
        <w:rPr>
          <w:rFonts w:ascii="Garamond" w:eastAsia="SimSun" w:hAnsi="Garamond" w:cs="Times"/>
          <w:color w:val="333333"/>
        </w:rPr>
        <w:t>fewer</w:t>
      </w:r>
      <w:r w:rsidR="000B3A38">
        <w:rPr>
          <w:rFonts w:ascii="Garamond" w:eastAsia="SimSun" w:hAnsi="Garamond" w:cs="Times"/>
          <w:color w:val="333333"/>
        </w:rPr>
        <w:t xml:space="preserve"> survey data</w:t>
      </w:r>
      <w:r w:rsidR="00FD5EA1">
        <w:rPr>
          <w:rFonts w:ascii="Garamond" w:eastAsia="SimSun" w:hAnsi="Garamond" w:cs="Times"/>
          <w:color w:val="333333"/>
        </w:rPr>
        <w:t xml:space="preserve">. </w:t>
      </w:r>
      <w:r w:rsidR="008276FB">
        <w:rPr>
          <w:rFonts w:ascii="Garamond" w:eastAsia="SimSun" w:hAnsi="Garamond" w:cs="Times"/>
          <w:color w:val="333333"/>
        </w:rPr>
        <w:t xml:space="preserve">Especially when combined with the oversampling method, </w:t>
      </w:r>
      <w:r w:rsidR="00CC4992">
        <w:rPr>
          <w:rFonts w:ascii="Garamond" w:eastAsia="SimSun" w:hAnsi="Garamond" w:cs="Times"/>
          <w:color w:val="333333"/>
        </w:rPr>
        <w:t xml:space="preserve">the </w:t>
      </w:r>
      <w:r w:rsidR="000B3A38">
        <w:rPr>
          <w:rFonts w:ascii="Garamond" w:eastAsia="SimSun" w:hAnsi="Garamond" w:cs="Times"/>
          <w:color w:val="333333"/>
        </w:rPr>
        <w:t xml:space="preserve">model fit </w:t>
      </w:r>
      <w:r w:rsidR="00592E79">
        <w:rPr>
          <w:rFonts w:ascii="Garamond" w:eastAsia="SimSun" w:hAnsi="Garamond" w:cs="Times"/>
          <w:color w:val="333333"/>
        </w:rPr>
        <w:t>on the whole sample perform</w:t>
      </w:r>
      <w:r w:rsidR="002647A9">
        <w:rPr>
          <w:rFonts w:ascii="Garamond" w:eastAsia="SimSun" w:hAnsi="Garamond" w:cs="Times"/>
          <w:color w:val="333333"/>
        </w:rPr>
        <w:t>s</w:t>
      </w:r>
      <w:r w:rsidR="00592E79">
        <w:rPr>
          <w:rFonts w:ascii="Garamond" w:eastAsia="SimSun" w:hAnsi="Garamond" w:cs="Times"/>
          <w:color w:val="333333"/>
        </w:rPr>
        <w:t xml:space="preserve"> </w:t>
      </w:r>
      <w:r w:rsidR="00E6020B">
        <w:rPr>
          <w:rFonts w:ascii="Garamond" w:eastAsia="SimSun" w:hAnsi="Garamond" w:cs="Times"/>
          <w:color w:val="333333"/>
        </w:rPr>
        <w:t>worse in some areas more than the others (with more discussion</w:t>
      </w:r>
      <w:r w:rsidR="00D92061">
        <w:rPr>
          <w:rFonts w:ascii="Garamond" w:eastAsia="SimSun" w:hAnsi="Garamond" w:cs="Times" w:hint="eastAsia"/>
          <w:color w:val="333333"/>
        </w:rPr>
        <w:t>s</w:t>
      </w:r>
      <w:r w:rsidR="00E6020B">
        <w:rPr>
          <w:rFonts w:ascii="Garamond" w:eastAsia="SimSun" w:hAnsi="Garamond" w:cs="Times"/>
          <w:color w:val="333333"/>
        </w:rPr>
        <w:t xml:space="preserve"> in the error analysis section). </w:t>
      </w:r>
      <w:commentRangeStart w:id="122"/>
      <w:r w:rsidR="00D92061">
        <w:rPr>
          <w:rFonts w:ascii="Garamond" w:eastAsia="SimSun" w:hAnsi="Garamond" w:cs="Times"/>
          <w:color w:val="333333"/>
        </w:rPr>
        <w:t>Also,</w:t>
      </w:r>
      <w:r w:rsidR="00B9731F">
        <w:rPr>
          <w:rFonts w:ascii="Garamond" w:eastAsia="SimSun" w:hAnsi="Garamond" w:cs="Times"/>
          <w:color w:val="333333"/>
        </w:rPr>
        <w:t xml:space="preserve"> the </w:t>
      </w:r>
      <w:r w:rsidR="00D92061">
        <w:rPr>
          <w:rFonts w:ascii="Garamond" w:eastAsia="SimSun" w:hAnsi="Garamond" w:cs="Times"/>
          <w:color w:val="333333"/>
        </w:rPr>
        <w:t xml:space="preserve">price </w:t>
      </w:r>
      <w:r w:rsidR="00B9731F">
        <w:rPr>
          <w:rFonts w:ascii="Garamond" w:eastAsia="SimSun" w:hAnsi="Garamond" w:cs="Times"/>
          <w:color w:val="333333"/>
        </w:rPr>
        <w:t>v</w:t>
      </w:r>
      <w:r w:rsidR="00FD5EA1">
        <w:rPr>
          <w:rFonts w:ascii="Garamond" w:eastAsia="SimSun" w:hAnsi="Garamond" w:cs="Times" w:hint="eastAsia"/>
          <w:color w:val="333333"/>
        </w:rPr>
        <w:t>aria</w:t>
      </w:r>
      <w:r w:rsidR="00FD5EA1">
        <w:rPr>
          <w:rFonts w:ascii="Garamond" w:eastAsia="SimSun" w:hAnsi="Garamond" w:cs="Times"/>
          <w:color w:val="333333"/>
        </w:rPr>
        <w:t>ble</w:t>
      </w:r>
      <w:r w:rsidR="00B9731F">
        <w:rPr>
          <w:rFonts w:ascii="Garamond" w:eastAsia="SimSun" w:hAnsi="Garamond" w:cs="Times"/>
          <w:color w:val="333333"/>
        </w:rPr>
        <w:t>s</w:t>
      </w:r>
      <w:r w:rsidR="00FD5EA1">
        <w:rPr>
          <w:rFonts w:ascii="Garamond" w:eastAsia="SimSun" w:hAnsi="Garamond" w:cs="Times"/>
          <w:color w:val="333333"/>
        </w:rPr>
        <w:t xml:space="preserve"> across </w:t>
      </w:r>
      <w:r w:rsidR="00B9731F">
        <w:rPr>
          <w:rFonts w:ascii="Garamond" w:eastAsia="SimSun" w:hAnsi="Garamond" w:cs="Times"/>
          <w:color w:val="333333"/>
        </w:rPr>
        <w:t xml:space="preserve">countries are not </w:t>
      </w:r>
      <w:r w:rsidR="002647A9">
        <w:rPr>
          <w:rFonts w:ascii="Garamond" w:eastAsia="SimSun" w:hAnsi="Garamond" w:cs="Times"/>
          <w:color w:val="333333"/>
        </w:rPr>
        <w:t>entir</w:t>
      </w:r>
      <w:r w:rsidR="00D92061">
        <w:rPr>
          <w:rFonts w:ascii="Garamond" w:eastAsia="SimSun" w:hAnsi="Garamond" w:cs="Times"/>
          <w:color w:val="333333"/>
        </w:rPr>
        <w:t>ely the same</w:t>
      </w:r>
      <w:r w:rsidR="002647A9">
        <w:rPr>
          <w:rFonts w:ascii="Garamond" w:eastAsia="SimSun" w:hAnsi="Garamond" w:cs="Times"/>
          <w:color w:val="333333"/>
        </w:rPr>
        <w:t>,</w:t>
      </w:r>
      <w:r w:rsidR="00D92061">
        <w:rPr>
          <w:rFonts w:ascii="Garamond" w:eastAsia="SimSun" w:hAnsi="Garamond" w:cs="Times"/>
          <w:color w:val="333333"/>
        </w:rPr>
        <w:t xml:space="preserve"> and as a result, we lose a few price variables </w:t>
      </w:r>
      <w:del w:id="123" w:author="Erin Coniker Lentz" w:date="2020-01-01T14:19:00Z">
        <w:r w:rsidR="00D92061" w:rsidDel="00D01CF9">
          <w:rPr>
            <w:rFonts w:ascii="Garamond" w:eastAsia="SimSun" w:hAnsi="Garamond" w:cs="Times"/>
            <w:color w:val="333333"/>
          </w:rPr>
          <w:delText>on some of the grains</w:delText>
        </w:r>
      </w:del>
      <w:ins w:id="124" w:author="Erin Coniker Lentz" w:date="2020-01-01T14:19:00Z">
        <w:r w:rsidR="00D01CF9">
          <w:rPr>
            <w:rFonts w:ascii="Garamond" w:eastAsia="SimSun" w:hAnsi="Garamond" w:cs="Times"/>
            <w:color w:val="333333"/>
          </w:rPr>
          <w:t>for grains that are not collected across the countries</w:t>
        </w:r>
      </w:ins>
      <w:r w:rsidR="00D92061">
        <w:rPr>
          <w:rFonts w:ascii="Garamond" w:eastAsia="SimSun" w:hAnsi="Garamond" w:cs="Times"/>
          <w:color w:val="333333"/>
        </w:rPr>
        <w:t xml:space="preserve"> when we train the model on all the countries. </w:t>
      </w:r>
      <w:commentRangeEnd w:id="122"/>
      <w:r w:rsidR="00D01CF9">
        <w:rPr>
          <w:rStyle w:val="CommentReference"/>
        </w:rPr>
        <w:commentReference w:id="122"/>
      </w:r>
      <w:ins w:id="125" w:author="Erin Coniker Lentz" w:date="2020-01-01T14:18:00Z">
        <w:r w:rsidR="00D01CF9">
          <w:rPr>
            <w:rFonts w:ascii="Garamond" w:eastAsia="SimSun" w:hAnsi="Garamond" w:cs="Times"/>
            <w:color w:val="333333"/>
          </w:rPr>
          <w:t xml:space="preserve">To </w:t>
        </w:r>
        <w:r w:rsidR="00D01CF9">
          <w:rPr>
            <w:rFonts w:ascii="Garamond" w:eastAsia="SimSun" w:hAnsi="Garamond" w:cs="Times"/>
            <w:color w:val="333333"/>
          </w:rPr>
          <w:lastRenderedPageBreak/>
          <w:t>understand. …</w:t>
        </w:r>
        <w:proofErr w:type="gramStart"/>
        <w:r w:rsidR="00D01CF9">
          <w:rPr>
            <w:rFonts w:ascii="Garamond" w:eastAsia="SimSun" w:hAnsi="Garamond" w:cs="Times"/>
            <w:color w:val="333333"/>
          </w:rPr>
          <w:t>. ,</w:t>
        </w:r>
        <w:proofErr w:type="gramEnd"/>
        <w:r w:rsidR="00D01CF9">
          <w:rPr>
            <w:rFonts w:ascii="Garamond" w:eastAsia="SimSun" w:hAnsi="Garamond" w:cs="Times"/>
            <w:color w:val="333333"/>
          </w:rPr>
          <w:t xml:space="preserve"> w</w:t>
        </w:r>
      </w:ins>
      <w:del w:id="126" w:author="Erin Coniker Lentz" w:date="2020-01-01T14:18:00Z">
        <w:r w:rsidR="00723D64" w:rsidDel="00D01CF9">
          <w:rPr>
            <w:rFonts w:ascii="Garamond" w:eastAsia="SimSun" w:hAnsi="Garamond" w:cs="Times"/>
            <w:color w:val="333333"/>
          </w:rPr>
          <w:delText>W</w:delText>
        </w:r>
      </w:del>
      <w:r w:rsidR="00575F06" w:rsidRPr="00BF7061">
        <w:rPr>
          <w:rFonts w:ascii="Garamond" w:eastAsia="SimSun" w:hAnsi="Garamond" w:cs="Times"/>
          <w:color w:val="333333"/>
        </w:rPr>
        <w:t>e compare the results of models trained on the entire dataset of three countries, with models trained by each country separately.</w:t>
      </w:r>
      <w:r w:rsidR="00D92061">
        <w:rPr>
          <w:rFonts w:ascii="Garamond" w:eastAsia="SimSun" w:hAnsi="Garamond" w:cs="Times"/>
          <w:color w:val="333333"/>
        </w:rPr>
        <w:t xml:space="preserve"> </w:t>
      </w:r>
      <w:r w:rsidR="00750A6D">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8269011"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the data</w:t>
      </w:r>
      <w:r w:rsidR="00F9066E">
        <w:rPr>
          <w:rFonts w:ascii="Garamond" w:eastAsia="SimSun" w:hAnsi="Garamond" w:cs="Times"/>
          <w:color w:val="333333"/>
        </w:rPr>
        <w:t xml:space="preserve"> to reduce the misspecification error.</w:t>
      </w:r>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w:t>
      </w:r>
      <w:del w:id="127" w:author="Erin Coniker Lentz" w:date="2020-01-01T14:20:00Z">
        <w:r w:rsidR="003F5023" w:rsidDel="00D01CF9">
          <w:rPr>
            <w:rFonts w:ascii="Garamond" w:eastAsia="SimSun" w:hAnsi="Garamond" w:cs="Times"/>
            <w:color w:val="333333"/>
          </w:rPr>
          <w:delText xml:space="preserve">does </w:delText>
        </w:r>
      </w:del>
      <w:ins w:id="128" w:author="Erin Coniker Lentz" w:date="2020-01-01T14:20:00Z">
        <w:r w:rsidR="00D01CF9">
          <w:rPr>
            <w:rFonts w:ascii="Garamond" w:eastAsia="SimSun" w:hAnsi="Garamond" w:cs="Times"/>
            <w:color w:val="333333"/>
          </w:rPr>
          <w:t xml:space="preserve">whether </w:t>
        </w:r>
      </w:ins>
      <w:r w:rsidR="003F5023">
        <w:rPr>
          <w:rFonts w:ascii="Garamond" w:eastAsia="SimSun" w:hAnsi="Garamond" w:cs="Times"/>
          <w:color w:val="333333"/>
        </w:rPr>
        <w:t xml:space="preserve">the village </w:t>
      </w:r>
      <w:del w:id="129" w:author="Erin Coniker Lentz" w:date="2020-01-01T14:20:00Z">
        <w:r w:rsidR="003F5023" w:rsidDel="00D01CF9">
          <w:rPr>
            <w:rFonts w:ascii="Garamond" w:eastAsia="SimSun" w:hAnsi="Garamond" w:cs="Times"/>
            <w:color w:val="333333"/>
          </w:rPr>
          <w:delText>undergo</w:delText>
        </w:r>
        <w:r w:rsidR="00C755F0" w:rsidDel="00D01CF9">
          <w:rPr>
            <w:rFonts w:ascii="Garamond" w:eastAsia="SimSun" w:hAnsi="Garamond" w:cs="Times"/>
            <w:color w:val="333333"/>
          </w:rPr>
          <w:delText>es</w:delText>
        </w:r>
        <w:r w:rsidR="003F5023" w:rsidDel="00D01CF9">
          <w:rPr>
            <w:rFonts w:ascii="Garamond" w:eastAsia="SimSun" w:hAnsi="Garamond" w:cs="Times"/>
            <w:color w:val="333333"/>
          </w:rPr>
          <w:delText xml:space="preserve"> a</w:delText>
        </w:r>
      </w:del>
      <w:ins w:id="130" w:author="Erin Coniker Lentz" w:date="2020-01-01T14:20:00Z">
        <w:r w:rsidR="00D01CF9">
          <w:rPr>
            <w:rFonts w:ascii="Garamond" w:eastAsia="SimSun" w:hAnsi="Garamond" w:cs="Times"/>
            <w:color w:val="333333"/>
          </w:rPr>
          <w:t>had a</w:t>
        </w:r>
      </w:ins>
      <w:r w:rsidR="003F5023">
        <w:rPr>
          <w:rFonts w:ascii="Garamond" w:eastAsia="SimSun" w:hAnsi="Garamond" w:cs="Times"/>
          <w:color w:val="333333"/>
        </w:rPr>
        <w:t xml:space="preserve">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w:t>
      </w:r>
      <w:r w:rsidR="00881BE5">
        <w:rPr>
          <w:rFonts w:ascii="Garamond" w:eastAsia="SimSun" w:hAnsi="Garamond" w:cs="Times"/>
          <w:color w:val="333333"/>
        </w:rPr>
        <w:t>s</w:t>
      </w:r>
      <w:r w:rsidR="00D51CDB">
        <w:rPr>
          <w:rFonts w:ascii="Garamond" w:eastAsia="SimSun" w:hAnsi="Garamond" w:cs="Times"/>
          <w:color w:val="333333"/>
        </w:rPr>
        <w:t xml:space="preserve">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16BF7747"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lastRenderedPageBreak/>
        <w:t>Boosting</w:t>
      </w:r>
      <w:ins w:id="131" w:author="Erin Coniker Lentz" w:date="2020-01-01T14:21:00Z">
        <w:r w:rsidR="0033220B">
          <w:rPr>
            <w:rFonts w:ascii="Garamond" w:eastAsia="SimSun" w:hAnsi="Garamond" w:cs="Times"/>
            <w:color w:val="333333"/>
          </w:rPr>
          <w:t>, an alternative method to tree-based learning,</w:t>
        </w:r>
      </w:ins>
      <w:r w:rsidRPr="006522A6">
        <w:rPr>
          <w:rFonts w:ascii="Garamond" w:eastAsia="SimSun" w:hAnsi="Garamond" w:cs="Times"/>
          <w:color w:val="333333"/>
        </w:rPr>
        <w:t xml:space="preserve">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C755F0">
        <w:rPr>
          <w:rFonts w:ascii="Garamond" w:eastAsia="SimSun" w:hAnsi="Garamond" w:cs="Times"/>
          <w:color w:val="333333"/>
        </w:rPr>
        <w:t>Modelers</w:t>
      </w:r>
      <w:r w:rsidR="00121343">
        <w:rPr>
          <w:rFonts w:ascii="Garamond" w:eastAsia="SimSun" w:hAnsi="Garamond" w:cs="Times"/>
          <w:color w:val="333333"/>
        </w:rPr>
        <w:t xml:space="preserve"> usual</w:t>
      </w:r>
      <w:r w:rsidR="00C755F0">
        <w:rPr>
          <w:rFonts w:ascii="Garamond" w:eastAsia="SimSun" w:hAnsi="Garamond" w:cs="Times"/>
          <w:color w:val="333333"/>
        </w:rPr>
        <w:t>ly</w:t>
      </w:r>
      <w:r w:rsidR="00121343">
        <w:rPr>
          <w:rFonts w:ascii="Garamond" w:eastAsia="SimSun" w:hAnsi="Garamond" w:cs="Times"/>
          <w:color w:val="333333"/>
        </w:rPr>
        <w:t xml:space="preserve">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00881BE5">
        <w:rPr>
          <w:rFonts w:ascii="Garamond" w:eastAsia="SimSun" w:hAnsi="Garamond" w:cs="Times"/>
          <w:color w:val="333333"/>
        </w:rPr>
        <w:t xml:space="preserve"> to</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models like </w:t>
      </w:r>
      <w:r w:rsidR="000F3A87">
        <w:rPr>
          <w:rFonts w:ascii="Garamond" w:eastAsia="SimSun" w:hAnsi="Garamond" w:cs="Times"/>
          <w:color w:val="333333"/>
        </w:rPr>
        <w:t>D</w:t>
      </w:r>
      <w:r w:rsidRPr="00680F55">
        <w:rPr>
          <w:rFonts w:ascii="Garamond" w:eastAsia="SimSun" w:hAnsi="Garamond" w:cs="Times"/>
          <w:color w:val="333333"/>
        </w:rPr>
        <w:t xml:space="preserve">ecision </w:t>
      </w:r>
      <w:r w:rsidR="000F3A87">
        <w:rPr>
          <w:rFonts w:ascii="Garamond" w:eastAsia="SimSun" w:hAnsi="Garamond" w:cs="Times"/>
          <w:color w:val="333333"/>
        </w:rPr>
        <w:t>T</w:t>
      </w:r>
      <w:r w:rsidRPr="00680F55">
        <w:rPr>
          <w:rFonts w:ascii="Garamond" w:eastAsia="SimSun" w:hAnsi="Garamond" w:cs="Times"/>
          <w:color w:val="333333"/>
        </w:rPr>
        <w:t xml:space="preserve">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w:t>
      </w:r>
      <w:r w:rsidR="000F3A87">
        <w:rPr>
          <w:rFonts w:ascii="Garamond" w:eastAsia="SimSun" w:hAnsi="Garamond" w:cs="Times"/>
          <w:color w:val="333333"/>
        </w:rPr>
        <w:t>G</w:t>
      </w:r>
      <w:r w:rsidRPr="00680F55">
        <w:rPr>
          <w:rFonts w:ascii="Garamond" w:eastAsia="SimSun" w:hAnsi="Garamond" w:cs="Times"/>
          <w:color w:val="333333"/>
        </w:rPr>
        <w:t xml:space="preserve">radient </w:t>
      </w:r>
      <w:r w:rsidR="000F3A87">
        <w:rPr>
          <w:rFonts w:ascii="Garamond" w:eastAsia="SimSun" w:hAnsi="Garamond" w:cs="Times"/>
          <w:color w:val="333333"/>
        </w:rPr>
        <w:t>B</w:t>
      </w:r>
      <w:r w:rsidRPr="00680F55">
        <w:rPr>
          <w:rFonts w:ascii="Garamond" w:eastAsia="SimSun" w:hAnsi="Garamond" w:cs="Times"/>
          <w:color w:val="333333"/>
        </w:rPr>
        <w:t xml:space="preserve">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w:t>
      </w:r>
      <w:r w:rsidR="00EC2CF9">
        <w:rPr>
          <w:rFonts w:ascii="Garamond" w:eastAsia="SimSun" w:hAnsi="Garamond" w:cs="Times"/>
          <w:color w:val="333333"/>
        </w:rPr>
        <w:t>B</w:t>
      </w:r>
      <w:r w:rsidR="00EA1300">
        <w:rPr>
          <w:rFonts w:ascii="Garamond" w:eastAsia="SimSun" w:hAnsi="Garamond" w:cs="Times"/>
          <w:color w:val="333333"/>
        </w:rPr>
        <w:t xml:space="preserve">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 xml:space="preserve">to the loss function to prevent </w:t>
      </w:r>
      <w:commentRangeStart w:id="132"/>
      <w:r w:rsidR="00FA58B5">
        <w:rPr>
          <w:rFonts w:ascii="Garamond" w:eastAsia="SimSun" w:hAnsi="Garamond" w:cs="Times"/>
          <w:color w:val="333333"/>
        </w:rPr>
        <w:t>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commentRangeEnd w:id="132"/>
      <w:r w:rsidR="009159FC">
        <w:rPr>
          <w:rStyle w:val="CommentReference"/>
        </w:rPr>
        <w:commentReference w:id="132"/>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6464DF35"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the</w:t>
      </w:r>
      <w:r w:rsidR="00517E54">
        <w:rPr>
          <w:rFonts w:ascii="Garamond" w:eastAsia="SimSun" w:hAnsi="Garamond" w:cs="Times"/>
          <w:color w:val="333333"/>
        </w:rPr>
        <w:t xml:space="preserve"> </w:t>
      </w:r>
      <w:r w:rsidR="00517E54">
        <w:rPr>
          <w:rFonts w:ascii="Garamond" w:eastAsia="SimSun" w:hAnsi="Garamond" w:cs="Times" w:hint="eastAsia"/>
          <w:color w:val="333333"/>
        </w:rPr>
        <w:t>to</w:t>
      </w:r>
      <w:r w:rsidR="00517E54">
        <w:rPr>
          <w:rFonts w:ascii="Garamond" w:eastAsia="SimSun" w:hAnsi="Garamond" w:cs="Times"/>
          <w:color w:val="333333"/>
        </w:rPr>
        <w:t>tal</w:t>
      </w:r>
      <w:r w:rsidR="00083064">
        <w:rPr>
          <w:rFonts w:ascii="Garamond" w:eastAsia="SimSun" w:hAnsi="Garamond" w:cs="Times"/>
          <w:color w:val="333333"/>
        </w:rPr>
        <w:t xml:space="preserv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57D09D90" w:rsidR="003C4019" w:rsidRDefault="003C4019" w:rsidP="00F507C4">
      <w:pPr>
        <w:spacing w:line="480" w:lineRule="auto"/>
        <w:ind w:left="720"/>
        <w:rPr>
          <w:rFonts w:ascii="Garamond" w:eastAsia="SimSun" w:hAnsi="Garamond" w:cs="Times"/>
          <w:color w:val="333333"/>
        </w:rPr>
      </w:pPr>
      <w:r>
        <w:rPr>
          <w:rFonts w:ascii="Garamond" w:eastAsia="SimSun" w:hAnsi="Garamond" w:cs="Times"/>
          <w:color w:val="333333"/>
        </w:rPr>
        <w:lastRenderedPageBreak/>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w:t>
      </w:r>
      <w:r w:rsidR="003140BD">
        <w:rPr>
          <w:rFonts w:ascii="Garamond" w:eastAsia="SimSun" w:hAnsi="Garamond" w:cs="Times"/>
          <w:color w:val="333333"/>
        </w:rPr>
        <w:t>many</w:t>
      </w:r>
      <w:r w:rsidR="00C4535F">
        <w:rPr>
          <w:rFonts w:ascii="Garamond" w:eastAsia="SimSun" w:hAnsi="Garamond" w:cs="Times"/>
          <w:color w:val="333333"/>
        </w:rPr>
        <w:t xml:space="preserve"> </w:t>
      </w:r>
      <w:r w:rsidR="008F17F9">
        <w:rPr>
          <w:rFonts w:ascii="Garamond" w:eastAsia="SimSun" w:hAnsi="Garamond" w:cs="Times"/>
          <w:color w:val="333333"/>
        </w:rPr>
        <w:t>improvements</w:t>
      </w:r>
      <w:r w:rsidR="00C4535F">
        <w:rPr>
          <w:rFonts w:ascii="Garamond" w:eastAsia="SimSun" w:hAnsi="Garamond" w:cs="Times"/>
          <w:color w:val="333333"/>
        </w:rPr>
        <w:t xml:space="preserve"> in </w:t>
      </w:r>
      <w:r w:rsidR="00881BE5">
        <w:rPr>
          <w:rFonts w:ascii="Garamond" w:eastAsia="SimSun" w:hAnsi="Garamond" w:cs="Times"/>
          <w:color w:val="333333"/>
        </w:rPr>
        <w:t xml:space="preserve">the </w:t>
      </w:r>
      <w:r w:rsidR="00C4535F">
        <w:rPr>
          <w:rFonts w:ascii="Garamond" w:eastAsia="SimSun" w:hAnsi="Garamond" w:cs="Times"/>
          <w:color w:val="333333"/>
        </w:rPr>
        <w:t xml:space="preserve">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that the machine learning algorithms,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w:t>
      </w:r>
      <w:r w:rsidR="00532F13">
        <w:rPr>
          <w:rFonts w:ascii="Garamond" w:eastAsia="SimSun" w:hAnsi="Garamond" w:cs="Times"/>
          <w:color w:val="333333"/>
        </w:rPr>
        <w:t>s</w:t>
      </w:r>
      <w:r w:rsidR="008F17F9">
        <w:rPr>
          <w:rFonts w:ascii="Garamond" w:eastAsia="SimSun" w:hAnsi="Garamond" w:cs="Times"/>
          <w:color w:val="333333"/>
        </w:rPr>
        <w:t xml:space="preserve"> </w:t>
      </w:r>
      <w:r w:rsidR="008F6A61">
        <w:rPr>
          <w:rFonts w:ascii="Garamond" w:eastAsia="SimSun" w:hAnsi="Garamond" w:cs="Times"/>
          <w:color w:val="333333"/>
        </w:rPr>
        <w:t>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5A556802" w14:textId="6EAA1EA7" w:rsidR="003C7FC1" w:rsidRDefault="006A6892" w:rsidP="00065FB8">
      <w:pPr>
        <w:spacing w:line="480" w:lineRule="auto"/>
        <w:ind w:left="720"/>
        <w:rPr>
          <w:rFonts w:ascii="Garamond" w:eastAsia="SimSun" w:hAnsi="Garamond" w:cs="Times"/>
          <w:color w:val="333333"/>
        </w:rPr>
      </w:pPr>
      <w:r>
        <w:rPr>
          <w:rFonts w:ascii="Garamond" w:eastAsia="SimSun" w:hAnsi="Garamond" w:cs="Times"/>
          <w:color w:val="333333"/>
        </w:rPr>
        <w:t xml:space="preserve">First, we </w:t>
      </w:r>
      <w:r w:rsidR="00B5797C">
        <w:rPr>
          <w:rFonts w:ascii="Garamond" w:eastAsia="SimSun" w:hAnsi="Garamond" w:cs="Times"/>
          <w:color w:val="333333"/>
        </w:rPr>
        <w:t>use</w:t>
      </w:r>
      <w:r>
        <w:rPr>
          <w:rFonts w:ascii="Garamond" w:eastAsia="SimSun" w:hAnsi="Garamond" w:cs="Times"/>
          <w:color w:val="333333"/>
        </w:rPr>
        <w:t xml:space="preserve"> a </w:t>
      </w:r>
      <w:r w:rsidR="00B5797C">
        <w:rPr>
          <w:rFonts w:ascii="Garamond" w:eastAsia="SimSun" w:hAnsi="Garamond" w:cs="Times"/>
          <w:color w:val="333333"/>
        </w:rPr>
        <w:t>binary cutoff of the outcome variable (“</w:t>
      </w:r>
      <w:commentRangeStart w:id="133"/>
      <w:del w:id="134" w:author="yujun zhou" w:date="2020-04-12T17:10:00Z">
        <w:r w:rsidR="00B5797C" w:rsidDel="00532498">
          <w:rPr>
            <w:rFonts w:ascii="Garamond" w:eastAsia="SimSun" w:hAnsi="Garamond" w:cs="Times"/>
            <w:color w:val="333333"/>
          </w:rPr>
          <w:delText>sa</w:delText>
        </w:r>
      </w:del>
      <w:r w:rsidR="00B5797C">
        <w:rPr>
          <w:rFonts w:ascii="Garamond" w:eastAsia="SimSun" w:hAnsi="Garamond" w:cs="Times"/>
          <w:color w:val="333333"/>
        </w:rPr>
        <w:t>f</w:t>
      </w:r>
      <w:ins w:id="135" w:author="yujun zhou" w:date="2020-04-12T17:10:00Z">
        <w:r w:rsidR="00532498">
          <w:rPr>
            <w:rFonts w:ascii="Garamond" w:eastAsia="SimSun" w:hAnsi="Garamond" w:cs="Times"/>
            <w:color w:val="333333"/>
          </w:rPr>
          <w:t>ood secure</w:t>
        </w:r>
      </w:ins>
      <w:del w:id="136" w:author="yujun zhou" w:date="2020-04-12T17:10:00Z">
        <w:r w:rsidR="00B5797C" w:rsidDel="00532498">
          <w:rPr>
            <w:rFonts w:ascii="Garamond" w:eastAsia="SimSun" w:hAnsi="Garamond" w:cs="Times"/>
            <w:color w:val="333333"/>
          </w:rPr>
          <w:delText>e</w:delText>
        </w:r>
      </w:del>
      <w:commentRangeEnd w:id="133"/>
      <w:r w:rsidR="00E3031D">
        <w:rPr>
          <w:rStyle w:val="CommentReference"/>
        </w:rPr>
        <w:commentReference w:id="133"/>
      </w:r>
      <w:r w:rsidR="00B5797C">
        <w:rPr>
          <w:rFonts w:ascii="Garamond" w:eastAsia="SimSun" w:hAnsi="Garamond" w:cs="Times"/>
          <w:color w:val="333333"/>
        </w:rPr>
        <w:t xml:space="preserve"> vs not”) to </w:t>
      </w:r>
      <w:r w:rsidR="00E3631F">
        <w:rPr>
          <w:rFonts w:ascii="Garamond" w:eastAsia="SimSun" w:hAnsi="Garamond" w:cs="Times"/>
          <w:color w:val="333333"/>
        </w:rPr>
        <w:t>test</w:t>
      </w:r>
      <w:r w:rsidR="00B5797C">
        <w:rPr>
          <w:rFonts w:ascii="Garamond" w:eastAsia="SimSun" w:hAnsi="Garamond" w:cs="Times"/>
          <w:color w:val="333333"/>
        </w:rPr>
        <w:t xml:space="preserve"> the model’s ability to </w:t>
      </w:r>
      <w:r w:rsidR="00E641AF">
        <w:rPr>
          <w:rFonts w:ascii="Garamond" w:eastAsia="SimSun" w:hAnsi="Garamond" w:cs="Times"/>
          <w:color w:val="333333"/>
        </w:rPr>
        <w:t xml:space="preserve">differentiate clusters </w:t>
      </w:r>
      <w:r w:rsidR="00110E85">
        <w:rPr>
          <w:rFonts w:ascii="Garamond" w:eastAsia="SimSun" w:hAnsi="Garamond" w:cs="Times"/>
          <w:color w:val="333333"/>
        </w:rPr>
        <w:t>with those</w:t>
      </w:r>
      <w:r w:rsidR="00E641AF">
        <w:rPr>
          <w:rFonts w:ascii="Garamond" w:eastAsia="SimSun" w:hAnsi="Garamond" w:cs="Times"/>
          <w:color w:val="333333"/>
        </w:rPr>
        <w:t xml:space="preserve"> </w:t>
      </w:r>
      <w:r w:rsidR="00881BE5">
        <w:rPr>
          <w:rFonts w:ascii="Garamond" w:eastAsia="SimSun" w:hAnsi="Garamond" w:cs="Times"/>
          <w:color w:val="333333"/>
        </w:rPr>
        <w:t xml:space="preserve">that </w:t>
      </w:r>
      <w:r w:rsidR="00E641AF">
        <w:rPr>
          <w:rFonts w:ascii="Garamond" w:eastAsia="SimSun" w:hAnsi="Garamond" w:cs="Times"/>
          <w:color w:val="333333"/>
        </w:rPr>
        <w:t>are relatively better off</w:t>
      </w:r>
      <w:r w:rsidR="00881BE5">
        <w:rPr>
          <w:rFonts w:ascii="Garamond" w:eastAsia="SimSun" w:hAnsi="Garamond" w:cs="Times"/>
          <w:color w:val="333333"/>
        </w:rPr>
        <w:t>,</w:t>
      </w:r>
      <w:r w:rsidR="00E641AF">
        <w:rPr>
          <w:rFonts w:ascii="Garamond" w:eastAsia="SimSun" w:hAnsi="Garamond" w:cs="Times"/>
          <w:color w:val="333333"/>
        </w:rPr>
        <w:t xml:space="preserve"> and </w:t>
      </w:r>
      <w:r w:rsidR="00110E85">
        <w:rPr>
          <w:rFonts w:ascii="Garamond" w:eastAsia="SimSun" w:hAnsi="Garamond" w:cs="Times"/>
          <w:color w:val="333333"/>
        </w:rPr>
        <w:t xml:space="preserve">those </w:t>
      </w:r>
      <w:r w:rsidR="00E641AF">
        <w:rPr>
          <w:rFonts w:ascii="Garamond" w:eastAsia="SimSun" w:hAnsi="Garamond" w:cs="Times"/>
          <w:color w:val="333333"/>
        </w:rPr>
        <w:t xml:space="preserve">need attention. </w:t>
      </w:r>
      <w:r w:rsidR="00B5797C">
        <w:rPr>
          <w:rFonts w:ascii="Garamond" w:eastAsia="SimSun" w:hAnsi="Garamond" w:cs="Times"/>
          <w:color w:val="333333"/>
        </w:rPr>
        <w:t xml:space="preserve">The outcome </w:t>
      </w:r>
      <w:r w:rsidR="00E641AF">
        <w:rPr>
          <w:rFonts w:ascii="Garamond" w:eastAsia="SimSun" w:hAnsi="Garamond" w:cs="Times"/>
          <w:color w:val="333333"/>
        </w:rPr>
        <w:t>is defined as “not safe” if the food security measurement does not fall into the safest category</w:t>
      </w:r>
      <w:r w:rsidR="004840F4">
        <w:rPr>
          <w:rFonts w:ascii="Garamond" w:eastAsia="SimSun" w:hAnsi="Garamond" w:cs="Times"/>
          <w:color w:val="333333"/>
        </w:rPr>
        <w:t xml:space="preserve">. At the binary cutoff, we have more observations in the minority </w:t>
      </w:r>
      <w:r w:rsidR="00E5238B">
        <w:rPr>
          <w:rFonts w:ascii="Garamond" w:eastAsia="SimSun" w:hAnsi="Garamond" w:cs="Times"/>
          <w:color w:val="333333"/>
        </w:rPr>
        <w:t>class, so the dataset is more balanced</w:t>
      </w:r>
      <w:r w:rsidR="00F530AE">
        <w:rPr>
          <w:rFonts w:ascii="Garamond" w:eastAsia="SimSun" w:hAnsi="Garamond" w:cs="Times"/>
          <w:color w:val="333333"/>
        </w:rPr>
        <w:t xml:space="preserve"> and no need for the sampling techniques</w:t>
      </w:r>
      <w:r w:rsidR="00E5238B">
        <w:rPr>
          <w:rFonts w:ascii="Garamond" w:eastAsia="SimSun" w:hAnsi="Garamond" w:cs="Times"/>
          <w:color w:val="333333"/>
        </w:rPr>
        <w:t xml:space="preserve">. </w:t>
      </w:r>
      <w:r w:rsidR="00900955">
        <w:rPr>
          <w:rFonts w:ascii="Garamond" w:eastAsia="SimSun" w:hAnsi="Garamond" w:cs="Times"/>
          <w:color w:val="333333"/>
        </w:rPr>
        <w:t xml:space="preserve">Table </w:t>
      </w:r>
      <w:r w:rsidR="00DA3499">
        <w:rPr>
          <w:rFonts w:ascii="Garamond" w:eastAsia="SimSun" w:hAnsi="Garamond" w:cs="Times"/>
          <w:color w:val="333333"/>
        </w:rPr>
        <w:t xml:space="preserve">1 </w:t>
      </w:r>
      <w:r w:rsidR="0071450E">
        <w:rPr>
          <w:rFonts w:ascii="Garamond" w:eastAsia="SimSun" w:hAnsi="Garamond" w:cs="Times"/>
          <w:color w:val="333333"/>
        </w:rPr>
        <w:t>show</w:t>
      </w:r>
      <w:r w:rsidR="00881BE5">
        <w:rPr>
          <w:rFonts w:ascii="Garamond" w:eastAsia="SimSun" w:hAnsi="Garamond" w:cs="Times"/>
          <w:color w:val="333333"/>
        </w:rPr>
        <w:t>s</w:t>
      </w:r>
      <w:r w:rsidR="0071450E">
        <w:rPr>
          <w:rFonts w:ascii="Garamond" w:eastAsia="SimSun" w:hAnsi="Garamond" w:cs="Times"/>
          <w:color w:val="333333"/>
        </w:rPr>
        <w:t xml:space="preserve"> the </w:t>
      </w:r>
      <w:r w:rsidR="00CE64C4" w:rsidRPr="00CE64C4">
        <w:rPr>
          <w:rFonts w:ascii="Garamond" w:eastAsia="SimSun" w:hAnsi="Garamond" w:cs="Times"/>
          <w:color w:val="333333"/>
        </w:rPr>
        <w:t>Nested-CV</w:t>
      </w:r>
      <w:r w:rsidR="00CE64C4">
        <w:rPr>
          <w:rFonts w:ascii="Garamond" w:eastAsia="SimSun" w:hAnsi="Garamond" w:cs="Times"/>
          <w:color w:val="333333"/>
        </w:rPr>
        <w:t xml:space="preserve"> </w:t>
      </w:r>
      <w:r w:rsidR="0071450E">
        <w:rPr>
          <w:rFonts w:ascii="Garamond" w:eastAsia="SimSun" w:hAnsi="Garamond" w:cs="Times"/>
          <w:color w:val="333333"/>
        </w:rPr>
        <w:t>results of baseline and machine learning models of the binary cutoff</w:t>
      </w:r>
      <w:r w:rsidR="002A5937">
        <w:rPr>
          <w:rFonts w:ascii="Garamond" w:eastAsia="SimSun" w:hAnsi="Garamond" w:cs="Times"/>
          <w:color w:val="333333"/>
        </w:rPr>
        <w:t xml:space="preserve">. </w:t>
      </w:r>
      <w:r w:rsidR="00A2075D">
        <w:rPr>
          <w:rFonts w:ascii="Garamond" w:eastAsia="SimSun" w:hAnsi="Garamond" w:cs="Times"/>
          <w:color w:val="333333"/>
        </w:rPr>
        <w:t>The performance</w:t>
      </w:r>
      <w:r w:rsidR="002A5937">
        <w:rPr>
          <w:rFonts w:ascii="Garamond" w:eastAsia="SimSun" w:hAnsi="Garamond" w:cs="Times"/>
          <w:color w:val="333333"/>
        </w:rPr>
        <w:t>s</w:t>
      </w:r>
      <w:r w:rsidR="00A2075D">
        <w:rPr>
          <w:rFonts w:ascii="Garamond" w:eastAsia="SimSun" w:hAnsi="Garamond" w:cs="Times"/>
          <w:color w:val="333333"/>
        </w:rPr>
        <w:t xml:space="preserve"> </w:t>
      </w:r>
      <w:r w:rsidR="002A5937">
        <w:rPr>
          <w:rFonts w:ascii="Garamond" w:eastAsia="SimSun" w:hAnsi="Garamond" w:cs="Times"/>
          <w:color w:val="333333"/>
        </w:rPr>
        <w:t>are</w:t>
      </w:r>
      <w:r w:rsidR="00A2075D">
        <w:rPr>
          <w:rFonts w:ascii="Garamond" w:eastAsia="SimSun" w:hAnsi="Garamond" w:cs="Times"/>
          <w:color w:val="333333"/>
        </w:rPr>
        <w:t xml:space="preserve"> measured by </w:t>
      </w:r>
      <w:r w:rsidR="008F17F9" w:rsidRPr="00A2075D">
        <w:rPr>
          <w:rFonts w:ascii="Garamond" w:eastAsia="SimSun" w:hAnsi="Garamond" w:cs="Times"/>
          <w:color w:val="333333"/>
        </w:rPr>
        <w:t>overall accuracy, recall rate</w:t>
      </w:r>
      <w:r w:rsidR="003140BD">
        <w:rPr>
          <w:rFonts w:ascii="Garamond" w:eastAsia="SimSun" w:hAnsi="Garamond" w:cs="Times"/>
          <w:color w:val="333333"/>
        </w:rPr>
        <w:t>,</w:t>
      </w:r>
      <w:r w:rsidR="00A2075D">
        <w:rPr>
          <w:rFonts w:ascii="Garamond" w:eastAsia="SimSun" w:hAnsi="Garamond" w:cs="Times"/>
          <w:color w:val="333333"/>
        </w:rPr>
        <w:t xml:space="preserve"> and</w:t>
      </w:r>
      <w:r w:rsidR="008F17F9" w:rsidRPr="00A2075D">
        <w:rPr>
          <w:rFonts w:ascii="Garamond" w:eastAsia="SimSun" w:hAnsi="Garamond" w:cs="Times"/>
          <w:color w:val="333333"/>
        </w:rPr>
        <w:t xml:space="preserve"> F-1 score</w:t>
      </w:r>
      <w:r w:rsidR="00A2075D">
        <w:rPr>
          <w:rFonts w:ascii="Garamond" w:eastAsia="SimSun" w:hAnsi="Garamond" w:cs="Times"/>
          <w:color w:val="333333"/>
        </w:rPr>
        <w:t xml:space="preserve">. </w:t>
      </w:r>
      <w:r w:rsidR="00090CE2">
        <w:rPr>
          <w:rFonts w:ascii="Garamond" w:eastAsia="SimSun" w:hAnsi="Garamond" w:cs="Times"/>
          <w:color w:val="333333"/>
        </w:rPr>
        <w:t>A</w:t>
      </w:r>
      <w:r w:rsidR="00A2075D">
        <w:rPr>
          <w:rFonts w:ascii="Garamond" w:eastAsia="SimSun" w:hAnsi="Garamond" w:cs="Times"/>
          <w:color w:val="333333"/>
        </w:rPr>
        <w:t xml:space="preserve">cross different measures of food security and country combination, the overall classification accuracy </w:t>
      </w:r>
      <w:r w:rsidR="00090CE2">
        <w:rPr>
          <w:rFonts w:ascii="Garamond" w:eastAsia="SimSun" w:hAnsi="Garamond" w:cs="Times"/>
          <w:color w:val="333333"/>
        </w:rPr>
        <w:t>is</w:t>
      </w:r>
      <w:r w:rsidR="00A2075D">
        <w:rPr>
          <w:rFonts w:ascii="Garamond" w:eastAsia="SimSun" w:hAnsi="Garamond" w:cs="Times"/>
          <w:color w:val="333333"/>
        </w:rPr>
        <w:t xml:space="preserve"> </w:t>
      </w:r>
      <w:r w:rsidR="00090CE2">
        <w:rPr>
          <w:rFonts w:ascii="Garamond" w:eastAsia="SimSun" w:hAnsi="Garamond" w:cs="Times"/>
          <w:color w:val="333333"/>
        </w:rPr>
        <w:t>reasonably high (from 0.55 to 0.84</w:t>
      </w:r>
      <w:r w:rsidR="00D05F1A">
        <w:rPr>
          <w:rFonts w:ascii="Garamond" w:eastAsia="SimSun" w:hAnsi="Garamond" w:cs="Times"/>
          <w:color w:val="333333"/>
        </w:rPr>
        <w:t>), demonstrating</w:t>
      </w:r>
      <w:r w:rsidR="0030220B">
        <w:rPr>
          <w:rFonts w:ascii="Garamond" w:eastAsia="SimSun" w:hAnsi="Garamond" w:cs="Times"/>
          <w:color w:val="333333"/>
        </w:rPr>
        <w:t xml:space="preserve"> that our framework</w:t>
      </w:r>
      <w:r w:rsidR="003140BD">
        <w:rPr>
          <w:rFonts w:ascii="Garamond" w:eastAsia="SimSun" w:hAnsi="Garamond" w:cs="Times"/>
          <w:color w:val="333333"/>
        </w:rPr>
        <w:t>, in general,</w:t>
      </w:r>
      <w:r w:rsidR="0030220B">
        <w:rPr>
          <w:rFonts w:ascii="Garamond" w:eastAsia="SimSun" w:hAnsi="Garamond" w:cs="Times"/>
          <w:color w:val="333333"/>
        </w:rPr>
        <w:t xml:space="preserve"> predicts food security well.</w:t>
      </w:r>
      <w:r w:rsidR="006158FD">
        <w:rPr>
          <w:rFonts w:ascii="Garamond" w:eastAsia="SimSun" w:hAnsi="Garamond" w:cs="Times"/>
          <w:color w:val="333333"/>
        </w:rPr>
        <w:t xml:space="preserve"> Using a simple logistic regression, we successfully classify </w:t>
      </w:r>
      <w:r w:rsidR="00145387">
        <w:rPr>
          <w:rFonts w:ascii="Garamond" w:eastAsia="SimSun" w:hAnsi="Garamond" w:cs="Times"/>
          <w:color w:val="333333"/>
        </w:rPr>
        <w:t xml:space="preserve">67% to </w:t>
      </w:r>
      <w:r w:rsidR="003215F9">
        <w:rPr>
          <w:rFonts w:ascii="Garamond" w:eastAsia="SimSun" w:hAnsi="Garamond" w:cs="Times"/>
          <w:color w:val="333333"/>
        </w:rPr>
        <w:t xml:space="preserve">80% of </w:t>
      </w:r>
      <w:r w:rsidR="006158FD">
        <w:rPr>
          <w:rFonts w:ascii="Garamond" w:eastAsia="SimSun" w:hAnsi="Garamond" w:cs="Times"/>
          <w:color w:val="333333"/>
        </w:rPr>
        <w:t xml:space="preserve">the </w:t>
      </w:r>
      <w:r w:rsidR="003215F9">
        <w:rPr>
          <w:rFonts w:ascii="Garamond" w:eastAsia="SimSun" w:hAnsi="Garamond" w:cs="Times"/>
          <w:color w:val="333333"/>
        </w:rPr>
        <w:t xml:space="preserve">clusters </w:t>
      </w:r>
      <w:r w:rsidR="006158FD">
        <w:rPr>
          <w:rFonts w:ascii="Garamond" w:eastAsia="SimSun" w:hAnsi="Garamond" w:cs="Times"/>
          <w:color w:val="333333"/>
        </w:rPr>
        <w:t xml:space="preserve">in </w:t>
      </w:r>
      <w:r w:rsidR="00145387">
        <w:rPr>
          <w:rFonts w:ascii="Garamond" w:eastAsia="SimSun" w:hAnsi="Garamond" w:cs="Times"/>
          <w:color w:val="333333"/>
        </w:rPr>
        <w:t>these three countries</w:t>
      </w:r>
      <w:r w:rsidR="003215F9">
        <w:rPr>
          <w:rFonts w:ascii="Garamond" w:eastAsia="SimSun" w:hAnsi="Garamond" w:cs="Times"/>
          <w:color w:val="333333"/>
        </w:rPr>
        <w:t xml:space="preserve"> </w:t>
      </w:r>
      <w:r w:rsidR="00463E8D">
        <w:rPr>
          <w:rFonts w:ascii="Garamond" w:eastAsia="SimSun" w:hAnsi="Garamond" w:cs="Times"/>
          <w:color w:val="333333"/>
        </w:rPr>
        <w:t>into safe vs not</w:t>
      </w:r>
      <w:r w:rsidR="00145387">
        <w:rPr>
          <w:rFonts w:ascii="Garamond" w:eastAsia="SimSun" w:hAnsi="Garamond" w:cs="Times"/>
          <w:color w:val="333333"/>
        </w:rPr>
        <w:t xml:space="preserve">, with </w:t>
      </w:r>
      <w:r w:rsidR="0030220B">
        <w:rPr>
          <w:rFonts w:ascii="Garamond" w:eastAsia="SimSun" w:hAnsi="Garamond" w:cs="Times"/>
          <w:color w:val="333333"/>
        </w:rPr>
        <w:t xml:space="preserve">prediction accuracy around </w:t>
      </w:r>
      <w:r w:rsidR="003215F9">
        <w:rPr>
          <w:rFonts w:ascii="Garamond" w:eastAsia="SimSun" w:hAnsi="Garamond" w:cs="Times"/>
          <w:color w:val="333333"/>
        </w:rPr>
        <w:t>0.60</w:t>
      </w:r>
      <w:r w:rsidR="0030220B">
        <w:rPr>
          <w:rFonts w:ascii="Garamond" w:eastAsia="SimSun" w:hAnsi="Garamond" w:cs="Times"/>
          <w:color w:val="333333"/>
        </w:rPr>
        <w:t xml:space="preserve"> to </w:t>
      </w:r>
      <w:r w:rsidR="003215F9">
        <w:rPr>
          <w:rFonts w:ascii="Garamond" w:eastAsia="SimSun" w:hAnsi="Garamond" w:cs="Times"/>
          <w:color w:val="333333"/>
        </w:rPr>
        <w:t>0.84</w:t>
      </w:r>
      <w:r w:rsidR="0030220B">
        <w:rPr>
          <w:rFonts w:ascii="Garamond" w:eastAsia="SimSun" w:hAnsi="Garamond" w:cs="Times"/>
          <w:color w:val="333333"/>
        </w:rPr>
        <w:t xml:space="preserve"> for FCS measure and around </w:t>
      </w:r>
      <w:r w:rsidR="00145387">
        <w:rPr>
          <w:rFonts w:ascii="Garamond" w:eastAsia="SimSun" w:hAnsi="Garamond" w:cs="Times"/>
          <w:color w:val="333333"/>
        </w:rPr>
        <w:t>0.6</w:t>
      </w:r>
      <w:r w:rsidR="00167629">
        <w:rPr>
          <w:rFonts w:ascii="Garamond" w:eastAsia="SimSun" w:hAnsi="Garamond" w:cs="Times"/>
          <w:color w:val="333333"/>
        </w:rPr>
        <w:t xml:space="preserve"> </w:t>
      </w:r>
      <w:r w:rsidR="003F576E">
        <w:rPr>
          <w:rFonts w:ascii="Garamond" w:eastAsia="SimSun" w:hAnsi="Garamond" w:cs="Times"/>
          <w:color w:val="333333"/>
        </w:rPr>
        <w:t xml:space="preserve">to </w:t>
      </w:r>
      <w:r w:rsidR="00145387">
        <w:rPr>
          <w:rFonts w:ascii="Garamond" w:eastAsia="SimSun" w:hAnsi="Garamond" w:cs="Times"/>
          <w:color w:val="333333"/>
        </w:rPr>
        <w:t>0.7</w:t>
      </w:r>
      <w:r w:rsidR="003F576E">
        <w:rPr>
          <w:rFonts w:ascii="Garamond" w:eastAsia="SimSun" w:hAnsi="Garamond" w:cs="Times"/>
          <w:color w:val="333333"/>
        </w:rPr>
        <w:t xml:space="preserve"> </w:t>
      </w:r>
      <w:r w:rsidR="00167629">
        <w:rPr>
          <w:rFonts w:ascii="Garamond" w:eastAsia="SimSun" w:hAnsi="Garamond" w:cs="Times"/>
          <w:color w:val="333333"/>
        </w:rPr>
        <w:t xml:space="preserve">for </w:t>
      </w:r>
      <w:proofErr w:type="spellStart"/>
      <w:r w:rsidR="00167629">
        <w:rPr>
          <w:rFonts w:ascii="Garamond" w:eastAsia="SimSun" w:hAnsi="Garamond" w:cs="Times"/>
          <w:color w:val="333333"/>
        </w:rPr>
        <w:t>rCSI</w:t>
      </w:r>
      <w:proofErr w:type="spellEnd"/>
      <w:r w:rsidR="0030220B">
        <w:rPr>
          <w:rFonts w:ascii="Garamond" w:eastAsia="SimSun" w:hAnsi="Garamond" w:cs="Times"/>
          <w:color w:val="333333"/>
        </w:rPr>
        <w:t>.</w:t>
      </w:r>
      <w:r w:rsidR="00167629">
        <w:rPr>
          <w:rFonts w:ascii="Garamond" w:eastAsia="SimSun" w:hAnsi="Garamond" w:cs="Times"/>
          <w:color w:val="333333"/>
        </w:rPr>
        <w:t xml:space="preserve"> Machine learning algorithms </w:t>
      </w:r>
      <w:r w:rsidR="00AD7FCA">
        <w:rPr>
          <w:rFonts w:ascii="Garamond" w:eastAsia="SimSun" w:hAnsi="Garamond" w:cs="Times"/>
          <w:color w:val="333333"/>
        </w:rPr>
        <w:t>o</w:t>
      </w:r>
      <w:r w:rsidR="00E3631F">
        <w:rPr>
          <w:rFonts w:ascii="Garamond" w:eastAsia="SimSun" w:hAnsi="Garamond" w:cs="Times"/>
          <w:color w:val="333333"/>
        </w:rPr>
        <w:t>ut</w:t>
      </w:r>
      <w:r w:rsidR="00AD7FCA">
        <w:rPr>
          <w:rFonts w:ascii="Garamond" w:eastAsia="SimSun" w:hAnsi="Garamond" w:cs="Times"/>
          <w:color w:val="333333"/>
        </w:rPr>
        <w:t>perform</w:t>
      </w:r>
      <w:r w:rsidR="00E3631F">
        <w:rPr>
          <w:rFonts w:ascii="Garamond" w:eastAsia="SimSun" w:hAnsi="Garamond" w:cs="Times"/>
          <w:color w:val="333333"/>
        </w:rPr>
        <w:t>s</w:t>
      </w:r>
      <w:r w:rsidR="00AD7FCA">
        <w:rPr>
          <w:rFonts w:ascii="Garamond" w:eastAsia="SimSun" w:hAnsi="Garamond" w:cs="Times"/>
          <w:color w:val="333333"/>
        </w:rPr>
        <w:t xml:space="preserve"> the baseline model in </w:t>
      </w:r>
      <w:r w:rsidR="00FF5586">
        <w:rPr>
          <w:rFonts w:ascii="Garamond" w:eastAsia="SimSun" w:hAnsi="Garamond" w:cs="Times"/>
          <w:color w:val="333333"/>
        </w:rPr>
        <w:t xml:space="preserve">most </w:t>
      </w:r>
      <w:r w:rsidR="00AD7FCA">
        <w:rPr>
          <w:rFonts w:ascii="Garamond" w:eastAsia="SimSun" w:hAnsi="Garamond" w:cs="Times"/>
          <w:color w:val="333333"/>
        </w:rPr>
        <w:t>cases</w:t>
      </w:r>
      <w:r w:rsidR="00046B6D">
        <w:rPr>
          <w:rFonts w:ascii="Garamond" w:eastAsia="SimSun" w:hAnsi="Garamond" w:cs="Times"/>
          <w:color w:val="333333"/>
        </w:rPr>
        <w:t xml:space="preserve"> but only slightly</w:t>
      </w:r>
      <w:r w:rsidR="003215F9">
        <w:rPr>
          <w:rFonts w:ascii="Garamond" w:eastAsia="SimSun" w:hAnsi="Garamond" w:cs="Times"/>
          <w:color w:val="333333"/>
        </w:rPr>
        <w:t xml:space="preserve">. </w:t>
      </w:r>
      <w:r w:rsidR="008F4C83">
        <w:rPr>
          <w:rFonts w:ascii="Garamond" w:eastAsia="SimSun" w:hAnsi="Garamond" w:cs="Times"/>
          <w:color w:val="333333"/>
        </w:rPr>
        <w:t xml:space="preserve">However, </w:t>
      </w:r>
      <w:r w:rsidR="00E3631F">
        <w:rPr>
          <w:rFonts w:ascii="Garamond" w:eastAsia="SimSun" w:hAnsi="Garamond" w:cs="Times"/>
          <w:color w:val="333333"/>
        </w:rPr>
        <w:t xml:space="preserve">for all models, </w:t>
      </w:r>
      <w:r w:rsidR="008F4C83">
        <w:rPr>
          <w:rFonts w:ascii="Garamond" w:eastAsia="SimSun" w:hAnsi="Garamond" w:cs="Times"/>
          <w:color w:val="333333"/>
        </w:rPr>
        <w:t>most of these correctly predicted samples come from the food secure categories</w:t>
      </w:r>
      <w:r w:rsidR="00E3631F">
        <w:rPr>
          <w:rFonts w:ascii="Garamond" w:eastAsia="SimSun" w:hAnsi="Garamond" w:cs="Times"/>
          <w:color w:val="333333"/>
        </w:rPr>
        <w:t>;</w:t>
      </w:r>
      <w:r w:rsidR="00DC01E3">
        <w:rPr>
          <w:rFonts w:ascii="Garamond" w:eastAsia="SimSun" w:hAnsi="Garamond" w:cs="Times"/>
          <w:color w:val="333333"/>
        </w:rPr>
        <w:t xml:space="preserve"> the recall rate</w:t>
      </w:r>
      <w:r w:rsidR="00E3631F">
        <w:rPr>
          <w:rFonts w:ascii="Garamond" w:eastAsia="SimSun" w:hAnsi="Garamond" w:cs="Times"/>
          <w:color w:val="333333"/>
        </w:rPr>
        <w:t>s</w:t>
      </w:r>
      <w:r w:rsidR="00DC01E3">
        <w:rPr>
          <w:rFonts w:ascii="Garamond" w:eastAsia="SimSun" w:hAnsi="Garamond" w:cs="Times"/>
          <w:color w:val="333333"/>
        </w:rPr>
        <w:t xml:space="preserve"> of the insecure </w:t>
      </w:r>
      <w:r w:rsidR="002F5EB4">
        <w:rPr>
          <w:rFonts w:ascii="Garamond" w:eastAsia="SimSun" w:hAnsi="Garamond" w:cs="Times" w:hint="eastAsia"/>
          <w:color w:val="333333"/>
        </w:rPr>
        <w:t>ca</w:t>
      </w:r>
      <w:r w:rsidR="002F5EB4">
        <w:rPr>
          <w:rFonts w:ascii="Garamond" w:eastAsia="SimSun" w:hAnsi="Garamond" w:cs="Times"/>
          <w:color w:val="333333"/>
        </w:rPr>
        <w:t xml:space="preserve">tegory are a lot lower. </w:t>
      </w:r>
      <w:r w:rsidR="00E3631F">
        <w:rPr>
          <w:rFonts w:ascii="Garamond" w:eastAsia="SimSun" w:hAnsi="Garamond" w:cs="Times"/>
          <w:color w:val="333333"/>
        </w:rPr>
        <w:t>Here is where the improvements from the machine learning</w:t>
      </w:r>
      <w:r w:rsidR="0004721C">
        <w:rPr>
          <w:rFonts w:ascii="Garamond" w:eastAsia="SimSun" w:hAnsi="Garamond" w:cs="Times"/>
          <w:color w:val="333333"/>
        </w:rPr>
        <w:t xml:space="preserve"> </w:t>
      </w:r>
      <w:r w:rsidR="00EA3FA5">
        <w:rPr>
          <w:rFonts w:ascii="Garamond" w:eastAsia="SimSun" w:hAnsi="Garamond" w:cs="Times"/>
          <w:color w:val="333333"/>
        </w:rPr>
        <w:t xml:space="preserve">models are </w:t>
      </w:r>
      <w:r w:rsidR="00E3631F">
        <w:rPr>
          <w:rFonts w:ascii="Garamond" w:eastAsia="SimSun" w:hAnsi="Garamond" w:cs="Times"/>
          <w:color w:val="333333"/>
        </w:rPr>
        <w:t>particularly important.</w:t>
      </w:r>
      <w:r w:rsidR="00145387">
        <w:rPr>
          <w:rFonts w:ascii="Garamond" w:eastAsia="SimSun" w:hAnsi="Garamond" w:cs="Times"/>
          <w:color w:val="333333"/>
        </w:rPr>
        <w:t xml:space="preserve"> </w:t>
      </w:r>
      <w:r w:rsidR="00EA3FA5">
        <w:rPr>
          <w:rFonts w:ascii="Garamond" w:eastAsia="SimSun" w:hAnsi="Garamond" w:cs="Times"/>
          <w:color w:val="333333"/>
        </w:rPr>
        <w:t>Wh</w:t>
      </w:r>
      <w:r w:rsidR="00E3631F">
        <w:rPr>
          <w:rFonts w:ascii="Garamond" w:eastAsia="SimSun" w:hAnsi="Garamond" w:cs="Times"/>
          <w:color w:val="333333"/>
        </w:rPr>
        <w:t>ile</w:t>
      </w:r>
      <w:r w:rsidR="00EA3FA5">
        <w:rPr>
          <w:rFonts w:ascii="Garamond" w:eastAsia="SimSun" w:hAnsi="Garamond" w:cs="Times"/>
          <w:color w:val="333333"/>
        </w:rPr>
        <w:t xml:space="preserve"> the baseline model is only able to identify 6%- 36% of the observations in ‘not safe’ category, the </w:t>
      </w:r>
      <w:r w:rsidR="00C2062F">
        <w:rPr>
          <w:rFonts w:ascii="Garamond" w:eastAsia="SimSun" w:hAnsi="Garamond" w:cs="Times"/>
          <w:color w:val="333333"/>
        </w:rPr>
        <w:t xml:space="preserve">ML models </w:t>
      </w:r>
      <w:r w:rsidR="008B7364">
        <w:rPr>
          <w:rFonts w:ascii="Garamond" w:eastAsia="SimSun" w:hAnsi="Garamond" w:cs="Times"/>
          <w:color w:val="333333"/>
        </w:rPr>
        <w:t xml:space="preserve">are </w:t>
      </w:r>
      <w:r w:rsidR="0071450E">
        <w:rPr>
          <w:rFonts w:ascii="Garamond" w:eastAsia="SimSun" w:hAnsi="Garamond" w:cs="Times"/>
          <w:color w:val="333333"/>
        </w:rPr>
        <w:t>correctly picking up 8% to 72%, with higher F-1 scores across the five differen</w:t>
      </w:r>
      <w:r w:rsidR="00A356A2">
        <w:rPr>
          <w:rFonts w:ascii="Garamond" w:eastAsia="SimSun" w:hAnsi="Garamond" w:cs="Times"/>
          <w:color w:val="333333"/>
        </w:rPr>
        <w:t>t</w:t>
      </w:r>
      <w:r w:rsidR="0071450E">
        <w:rPr>
          <w:rFonts w:ascii="Garamond" w:eastAsia="SimSun" w:hAnsi="Garamond" w:cs="Times"/>
          <w:color w:val="333333"/>
        </w:rPr>
        <w:t xml:space="preserve"> cases. </w:t>
      </w:r>
      <w:r w:rsidR="006C3E2E">
        <w:rPr>
          <w:rFonts w:ascii="Garamond" w:eastAsia="SimSun" w:hAnsi="Garamond" w:cs="Times"/>
          <w:color w:val="333333"/>
        </w:rPr>
        <w:t xml:space="preserve">This result shows how the ML models are better at picking up characteristics of the </w:t>
      </w:r>
      <w:commentRangeStart w:id="137"/>
      <w:r w:rsidR="006C3E2E">
        <w:rPr>
          <w:rFonts w:ascii="Garamond" w:eastAsia="SimSun" w:hAnsi="Garamond" w:cs="Times"/>
          <w:color w:val="333333"/>
        </w:rPr>
        <w:t>minority class.</w:t>
      </w:r>
      <w:commentRangeEnd w:id="137"/>
      <w:r w:rsidR="00E3031D">
        <w:rPr>
          <w:rStyle w:val="CommentReference"/>
        </w:rPr>
        <w:commentReference w:id="137"/>
      </w:r>
    </w:p>
    <w:p w14:paraId="047CA156" w14:textId="114D58A6" w:rsidR="00CB0F0E" w:rsidRDefault="00B12E11" w:rsidP="00E35AAE">
      <w:pPr>
        <w:spacing w:line="480" w:lineRule="auto"/>
        <w:ind w:left="720"/>
        <w:rPr>
          <w:rFonts w:ascii="Garamond" w:eastAsia="SimSun" w:hAnsi="Garamond" w:cs="Times"/>
          <w:color w:val="333333"/>
        </w:rPr>
      </w:pPr>
      <w:r>
        <w:rPr>
          <w:rFonts w:ascii="Garamond" w:eastAsia="SimSun" w:hAnsi="Garamond" w:cs="Times"/>
          <w:color w:val="333333"/>
        </w:rPr>
        <w:t>T</w:t>
      </w:r>
      <w:r w:rsidR="00074DED">
        <w:rPr>
          <w:rFonts w:ascii="Garamond" w:eastAsia="SimSun" w:hAnsi="Garamond" w:cs="Times"/>
          <w:color w:val="333333"/>
        </w:rPr>
        <w:t>he results in Table 1</w:t>
      </w:r>
      <w:r w:rsidR="00074DED" w:rsidRPr="00074DED">
        <w:rPr>
          <w:rFonts w:ascii="Garamond" w:eastAsia="SimSun" w:hAnsi="Garamond" w:cs="Times"/>
          <w:color w:val="333333"/>
        </w:rPr>
        <w:t xml:space="preserve"> </w:t>
      </w:r>
      <w:r>
        <w:rPr>
          <w:rFonts w:ascii="Garamond" w:eastAsia="SimSun" w:hAnsi="Garamond" w:cs="Times"/>
          <w:color w:val="333333"/>
        </w:rPr>
        <w:t>are based on a threshold of</w:t>
      </w:r>
      <w:r w:rsidR="00074DED">
        <w:rPr>
          <w:rFonts w:ascii="Garamond" w:eastAsia="SimSun" w:hAnsi="Garamond" w:cs="Times"/>
          <w:color w:val="333333"/>
        </w:rPr>
        <w:t xml:space="preserve"> 0.5</w:t>
      </w:r>
      <w:r>
        <w:rPr>
          <w:rFonts w:ascii="Garamond" w:eastAsia="SimSun" w:hAnsi="Garamond" w:cs="Times"/>
          <w:color w:val="333333"/>
        </w:rPr>
        <w:t>, i.e. if the predicted probability is larger than 0.5, then the cluster would be classified as “not safe</w:t>
      </w:r>
      <w:r w:rsidR="00A356A2">
        <w:rPr>
          <w:rFonts w:ascii="Garamond" w:eastAsia="SimSun" w:hAnsi="Garamond" w:cs="Times"/>
          <w:color w:val="333333"/>
        </w:rPr>
        <w:t>.”</w:t>
      </w:r>
      <w:r>
        <w:rPr>
          <w:rFonts w:ascii="Garamond" w:eastAsia="SimSun" w:hAnsi="Garamond" w:cs="Times"/>
          <w:color w:val="333333"/>
        </w:rPr>
        <w:t xml:space="preserve"> </w:t>
      </w:r>
      <w:r w:rsidR="002434D5">
        <w:rPr>
          <w:rFonts w:ascii="Garamond" w:eastAsia="SimSun" w:hAnsi="Garamond" w:cs="Times"/>
          <w:color w:val="333333"/>
        </w:rPr>
        <w:t xml:space="preserve">The ROC curve illustrates how </w:t>
      </w:r>
      <w:r w:rsidR="002434D5">
        <w:rPr>
          <w:rFonts w:ascii="Garamond" w:eastAsia="SimSun" w:hAnsi="Garamond" w:cs="Times"/>
          <w:color w:val="333333"/>
        </w:rPr>
        <w:lastRenderedPageBreak/>
        <w:t>well the model performs when</w:t>
      </w:r>
      <w:r>
        <w:rPr>
          <w:rFonts w:ascii="Garamond" w:eastAsia="SimSun" w:hAnsi="Garamond" w:cs="Times"/>
          <w:color w:val="333333"/>
        </w:rPr>
        <w:t xml:space="preserve"> we </w:t>
      </w:r>
      <w:r w:rsidR="00074DED">
        <w:rPr>
          <w:rFonts w:ascii="Garamond" w:eastAsia="SimSun" w:hAnsi="Garamond" w:cs="Times"/>
          <w:color w:val="333333"/>
        </w:rPr>
        <w:t xml:space="preserve">vary the probability </w:t>
      </w:r>
      <w:r>
        <w:rPr>
          <w:rFonts w:ascii="Garamond" w:eastAsia="SimSun" w:hAnsi="Garamond" w:cs="Times"/>
          <w:color w:val="333333"/>
        </w:rPr>
        <w:t>threshold from 0 to 1</w:t>
      </w:r>
      <w:r w:rsidR="002434D5">
        <w:rPr>
          <w:rFonts w:ascii="Garamond" w:eastAsia="SimSun" w:hAnsi="Garamond" w:cs="Times"/>
          <w:color w:val="333333"/>
        </w:rPr>
        <w:t xml:space="preserve">. </w:t>
      </w:r>
      <w:r w:rsidR="00074DED">
        <w:rPr>
          <w:rFonts w:ascii="Garamond" w:eastAsia="SimSun" w:hAnsi="Garamond" w:cs="Times"/>
          <w:color w:val="333333"/>
        </w:rPr>
        <w:t xml:space="preserve"> </w:t>
      </w:r>
      <w:r w:rsidR="004304BC">
        <w:rPr>
          <w:rFonts w:ascii="Garamond" w:eastAsia="SimSun" w:hAnsi="Garamond" w:cs="Times"/>
          <w:color w:val="333333"/>
        </w:rPr>
        <w:t xml:space="preserve">Fig. 2 show the results of ROC curves of baseline and machine learning models. </w:t>
      </w:r>
      <w:r w:rsidR="0071450E">
        <w:rPr>
          <w:rFonts w:ascii="Garamond" w:eastAsia="SimSun" w:hAnsi="Garamond" w:cs="Times"/>
          <w:color w:val="333333"/>
        </w:rPr>
        <w:t>The y</w:t>
      </w:r>
      <w:r w:rsidR="00A356A2">
        <w:rPr>
          <w:rFonts w:ascii="Garamond" w:eastAsia="SimSun" w:hAnsi="Garamond" w:cs="Times"/>
          <w:color w:val="333333"/>
        </w:rPr>
        <w:t>-</w:t>
      </w:r>
      <w:r w:rsidR="0071450E">
        <w:rPr>
          <w:rFonts w:ascii="Garamond" w:eastAsia="SimSun" w:hAnsi="Garamond" w:cs="Times"/>
          <w:color w:val="333333"/>
        </w:rPr>
        <w:t>axis of the ROC curve shows the recall or true positive rate of correctly identifying a “not safe” cluster (higher the better). The x</w:t>
      </w:r>
      <w:r w:rsidR="00A356A2">
        <w:rPr>
          <w:rFonts w:ascii="Garamond" w:eastAsia="SimSun" w:hAnsi="Garamond" w:cs="Times"/>
          <w:color w:val="333333"/>
        </w:rPr>
        <w:t>-</w:t>
      </w:r>
      <w:r w:rsidR="0071450E">
        <w:rPr>
          <w:rFonts w:ascii="Garamond" w:eastAsia="SimSun" w:hAnsi="Garamond" w:cs="Times"/>
          <w:color w:val="333333"/>
        </w:rPr>
        <w:t>axis measure</w:t>
      </w:r>
      <w:r w:rsidR="00A356A2">
        <w:rPr>
          <w:rFonts w:ascii="Garamond" w:eastAsia="SimSun" w:hAnsi="Garamond" w:cs="Times"/>
          <w:color w:val="333333"/>
        </w:rPr>
        <w:t>s</w:t>
      </w:r>
      <w:r w:rsidR="0071450E">
        <w:rPr>
          <w:rFonts w:ascii="Garamond" w:eastAsia="SimSun" w:hAnsi="Garamond" w:cs="Times"/>
          <w:color w:val="333333"/>
        </w:rPr>
        <w:t xml:space="preserve"> the false positive rate of falsely identifying a safe cluster as not safe (lower the better). Curves that are closer to the top-left corner have better performance, measured in the metric of “area under the curve</w:t>
      </w:r>
      <w:r w:rsidR="00A356A2">
        <w:rPr>
          <w:rFonts w:ascii="Garamond" w:eastAsia="SimSun" w:hAnsi="Garamond" w:cs="Times"/>
          <w:color w:val="333333"/>
        </w:rPr>
        <w:t>,”</w:t>
      </w:r>
      <w:r w:rsidR="0071450E">
        <w:rPr>
          <w:rFonts w:ascii="Garamond" w:eastAsia="SimSun" w:hAnsi="Garamond" w:cs="Times"/>
          <w:color w:val="333333"/>
        </w:rPr>
        <w:t xml:space="preserve"> whereas the 45-degree line is equivalent to random guessing.  Across five different country-measure combinations</w:t>
      </w:r>
      <w:ins w:id="138" w:author="Erin Coniker Lentz" w:date="2020-01-01T14:22:00Z">
        <w:r w:rsidR="00E3031D">
          <w:rPr>
            <w:rFonts w:ascii="Garamond" w:eastAsia="SimSun" w:hAnsi="Garamond" w:cs="Times"/>
            <w:color w:val="333333"/>
          </w:rPr>
          <w:t xml:space="preserve"> (we do not have </w:t>
        </w:r>
        <w:proofErr w:type="spellStart"/>
        <w:r w:rsidR="00E3031D">
          <w:rPr>
            <w:rFonts w:ascii="Garamond" w:eastAsia="SimSun" w:hAnsi="Garamond" w:cs="Times"/>
            <w:color w:val="333333"/>
          </w:rPr>
          <w:t>rCSI</w:t>
        </w:r>
        <w:proofErr w:type="spellEnd"/>
        <w:r w:rsidR="00E3031D">
          <w:rPr>
            <w:rFonts w:ascii="Garamond" w:eastAsia="SimSun" w:hAnsi="Garamond" w:cs="Times"/>
            <w:color w:val="333333"/>
          </w:rPr>
          <w:t xml:space="preserve"> values for Uganda)</w:t>
        </w:r>
      </w:ins>
      <w:r w:rsidR="0071450E">
        <w:rPr>
          <w:rFonts w:ascii="Garamond" w:eastAsia="SimSun" w:hAnsi="Garamond" w:cs="Times"/>
          <w:color w:val="333333"/>
        </w:rPr>
        <w:t>, we see the machine learning methods perform much better than the baseline model. R</w:t>
      </w:r>
      <w:r w:rsidR="0071450E">
        <w:rPr>
          <w:rFonts w:ascii="Garamond" w:eastAsia="SimSun" w:hAnsi="Garamond" w:cs="Times" w:hint="eastAsia"/>
          <w:color w:val="333333"/>
        </w:rPr>
        <w:t>a</w:t>
      </w:r>
      <w:r w:rsidR="0071450E">
        <w:rPr>
          <w:rFonts w:ascii="Garamond" w:eastAsia="SimSun" w:hAnsi="Garamond" w:cs="Times"/>
          <w:color w:val="333333"/>
        </w:rPr>
        <w:t xml:space="preserve">ndom forest and </w:t>
      </w:r>
      <w:proofErr w:type="spellStart"/>
      <w:r w:rsidR="0071450E">
        <w:rPr>
          <w:rFonts w:ascii="Garamond" w:eastAsia="SimSun" w:hAnsi="Garamond" w:cs="Times"/>
          <w:color w:val="333333"/>
        </w:rPr>
        <w:t>xgBoost</w:t>
      </w:r>
      <w:proofErr w:type="spellEnd"/>
      <w:r w:rsidR="0071450E">
        <w:rPr>
          <w:rFonts w:ascii="Garamond" w:eastAsia="SimSun" w:hAnsi="Garamond" w:cs="Times"/>
          <w:color w:val="333333"/>
        </w:rPr>
        <w:t xml:space="preserve"> models consistently outperform the baseline model despite the changes in outcome measures and countries, with 0.75 to 0.90 AUC for the FCS measures and 0.67 to 0.71 for </w:t>
      </w:r>
      <w:proofErr w:type="spellStart"/>
      <w:r w:rsidR="0071450E">
        <w:rPr>
          <w:rFonts w:ascii="Garamond" w:eastAsia="SimSun" w:hAnsi="Garamond" w:cs="Times"/>
          <w:color w:val="333333"/>
        </w:rPr>
        <w:t>rCSI</w:t>
      </w:r>
      <w:proofErr w:type="spellEnd"/>
      <w:r w:rsidR="0071450E">
        <w:rPr>
          <w:rFonts w:ascii="Garamond" w:eastAsia="SimSun" w:hAnsi="Garamond" w:cs="Times"/>
          <w:color w:val="333333"/>
        </w:rPr>
        <w:t xml:space="preserve"> measures. </w:t>
      </w:r>
      <w:r w:rsidR="002434D5">
        <w:rPr>
          <w:rFonts w:ascii="Garamond" w:eastAsia="SimSun" w:hAnsi="Garamond" w:cs="Times"/>
          <w:color w:val="333333"/>
        </w:rPr>
        <w:t>In comparison, t</w:t>
      </w:r>
      <w:r w:rsidR="0071450E">
        <w:rPr>
          <w:rFonts w:ascii="Garamond" w:eastAsia="SimSun" w:hAnsi="Garamond" w:cs="Times"/>
          <w:color w:val="333333"/>
        </w:rPr>
        <w:t>he baseline model of logistic regression ranges from 0.6 to 0.67 AUC. T</w:t>
      </w:r>
      <w:r w:rsidR="002434D5">
        <w:rPr>
          <w:rFonts w:ascii="Garamond" w:eastAsia="SimSun" w:hAnsi="Garamond" w:cs="Times"/>
          <w:color w:val="333333"/>
        </w:rPr>
        <w:t>he</w:t>
      </w:r>
      <w:r w:rsidR="0071450E">
        <w:rPr>
          <w:rFonts w:ascii="Garamond" w:eastAsia="SimSun" w:hAnsi="Garamond" w:cs="Times"/>
          <w:color w:val="333333"/>
        </w:rPr>
        <w:t xml:space="preserve"> performance</w:t>
      </w:r>
      <w:r w:rsidR="002434D5">
        <w:rPr>
          <w:rFonts w:ascii="Garamond" w:eastAsia="SimSun" w:hAnsi="Garamond" w:cs="Times"/>
          <w:color w:val="333333"/>
        </w:rPr>
        <w:t xml:space="preserve"> of the t</w:t>
      </w:r>
      <w:r w:rsidR="0071450E">
        <w:rPr>
          <w:rFonts w:ascii="Garamond" w:eastAsia="SimSun" w:hAnsi="Garamond" w:cs="Times"/>
          <w:color w:val="333333"/>
        </w:rPr>
        <w:t>ree model is more nuanced and unstable in different case</w:t>
      </w:r>
      <w:r w:rsidR="0071450E">
        <w:rPr>
          <w:rFonts w:ascii="Garamond" w:eastAsia="SimSun" w:hAnsi="Garamond" w:cs="Times" w:hint="eastAsia"/>
          <w:color w:val="333333"/>
        </w:rPr>
        <w:t>s</w:t>
      </w:r>
      <w:r w:rsidR="0071450E">
        <w:rPr>
          <w:rFonts w:ascii="Garamond" w:eastAsia="SimSun" w:hAnsi="Garamond" w:cs="Times"/>
          <w:color w:val="333333"/>
        </w:rPr>
        <w:t xml:space="preserve"> due to overfitting</w:t>
      </w:r>
      <w:r w:rsidR="00A356A2">
        <w:rPr>
          <w:rFonts w:ascii="Garamond" w:eastAsia="SimSun" w:hAnsi="Garamond" w:cs="Times"/>
          <w:color w:val="333333"/>
        </w:rPr>
        <w:t>,</w:t>
      </w:r>
      <w:r w:rsidR="0071450E">
        <w:rPr>
          <w:rFonts w:ascii="Garamond" w:eastAsia="SimSun" w:hAnsi="Garamond" w:cs="Times"/>
          <w:color w:val="333333"/>
        </w:rPr>
        <w:t xml:space="preserve"> but all the more reasons to justify the choice of </w:t>
      </w:r>
      <w:proofErr w:type="spellStart"/>
      <w:r w:rsidR="0071450E">
        <w:rPr>
          <w:rFonts w:ascii="Garamond" w:eastAsia="SimSun" w:hAnsi="Garamond" w:cs="Times"/>
          <w:color w:val="333333"/>
        </w:rPr>
        <w:t>xgBoost</w:t>
      </w:r>
      <w:proofErr w:type="spellEnd"/>
      <w:r w:rsidR="0071450E">
        <w:rPr>
          <w:rFonts w:ascii="Garamond" w:eastAsia="SimSun" w:hAnsi="Garamond" w:cs="Times"/>
          <w:color w:val="333333"/>
        </w:rPr>
        <w:t xml:space="preserve"> and random forest models. </w:t>
      </w:r>
      <w:r w:rsidR="00E35AAE">
        <w:rPr>
          <w:rFonts w:ascii="Garamond" w:eastAsia="SimSun" w:hAnsi="Garamond" w:cs="Times"/>
          <w:color w:val="333333"/>
        </w:rPr>
        <w:t>This makes sense as the</w:t>
      </w:r>
      <w:r w:rsidR="00BB34FD">
        <w:rPr>
          <w:rFonts w:ascii="Garamond" w:eastAsia="SimSun" w:hAnsi="Garamond" w:cs="Times"/>
          <w:color w:val="333333"/>
        </w:rPr>
        <w:t xml:space="preserve">se two models </w:t>
      </w:r>
      <w:r w:rsidR="00CB0F0E">
        <w:rPr>
          <w:rFonts w:ascii="Garamond" w:eastAsia="SimSun" w:hAnsi="Garamond" w:cs="Times" w:hint="eastAsia"/>
          <w:color w:val="333333"/>
        </w:rPr>
        <w:t>ac</w:t>
      </w:r>
      <w:r w:rsidR="00CB0F0E">
        <w:rPr>
          <w:rFonts w:ascii="Garamond" w:eastAsia="SimSun" w:hAnsi="Garamond" w:cs="Times"/>
          <w:color w:val="333333"/>
        </w:rPr>
        <w:t>hieve better bias-variance combination</w:t>
      </w:r>
      <w:r w:rsidR="00A356A2">
        <w:rPr>
          <w:rFonts w:ascii="Garamond" w:eastAsia="SimSun" w:hAnsi="Garamond" w:cs="Times"/>
          <w:color w:val="333333"/>
        </w:rPr>
        <w:t>s</w:t>
      </w:r>
      <w:r w:rsidR="00CB0F0E">
        <w:rPr>
          <w:rFonts w:ascii="Garamond" w:eastAsia="SimSun" w:hAnsi="Garamond" w:cs="Times"/>
          <w:color w:val="333333"/>
        </w:rPr>
        <w:t xml:space="preserve"> using ensemble methods to improve upon the base tree model. </w:t>
      </w:r>
    </w:p>
    <w:p w14:paraId="048ACA99" w14:textId="77777777" w:rsidR="002434D5" w:rsidRDefault="002434D5" w:rsidP="00E35AAE">
      <w:pPr>
        <w:spacing w:line="480" w:lineRule="auto"/>
        <w:ind w:left="720"/>
        <w:rPr>
          <w:rFonts w:ascii="Garamond" w:eastAsia="SimSun" w:hAnsi="Garamond" w:cs="Times"/>
          <w:color w:val="333333"/>
        </w:rPr>
      </w:pPr>
    </w:p>
    <w:p w14:paraId="67D8E878" w14:textId="52D561C1" w:rsidR="00065FB8" w:rsidRDefault="00E655A7" w:rsidP="00065FB8">
      <w:pPr>
        <w:spacing w:line="480" w:lineRule="auto"/>
        <w:ind w:left="720"/>
        <w:rPr>
          <w:rFonts w:ascii="Garamond" w:eastAsia="SimSun" w:hAnsi="Garamond" w:cs="Times"/>
          <w:color w:val="333333"/>
        </w:rPr>
      </w:pPr>
      <w:r>
        <w:rPr>
          <w:rFonts w:ascii="Garamond" w:eastAsia="SimSun" w:hAnsi="Garamond" w:cs="Times"/>
          <w:color w:val="333333"/>
        </w:rPr>
        <w:t xml:space="preserve">A more practical and </w:t>
      </w:r>
      <w:r w:rsidR="002434D5">
        <w:rPr>
          <w:rFonts w:ascii="Garamond" w:eastAsia="SimSun" w:hAnsi="Garamond" w:cs="Times"/>
          <w:color w:val="333333"/>
        </w:rPr>
        <w:t>challenging</w:t>
      </w:r>
      <w:r>
        <w:rPr>
          <w:rFonts w:ascii="Garamond" w:eastAsia="SimSun" w:hAnsi="Garamond" w:cs="Times"/>
          <w:color w:val="333333"/>
        </w:rPr>
        <w:t xml:space="preserve"> problem would be predicting the categories </w:t>
      </w:r>
      <w:r w:rsidR="00F022FE">
        <w:rPr>
          <w:rFonts w:ascii="Garamond" w:eastAsia="SimSun" w:hAnsi="Garamond" w:cs="Times"/>
          <w:color w:val="333333"/>
        </w:rPr>
        <w:t>used in fieldwork</w:t>
      </w:r>
      <w:r w:rsidR="0015472C">
        <w:rPr>
          <w:rFonts w:ascii="Garamond" w:eastAsia="SimSun" w:hAnsi="Garamond" w:cs="Times"/>
          <w:color w:val="333333"/>
        </w:rPr>
        <w:t>, such as</w:t>
      </w:r>
      <w:r w:rsidR="0015472C" w:rsidRPr="0015472C">
        <w:t xml:space="preserve"> </w:t>
      </w:r>
      <w:r w:rsidR="0015472C">
        <w:rPr>
          <w:rFonts w:ascii="Garamond" w:eastAsia="SimSun" w:hAnsi="Garamond" w:cs="Times"/>
          <w:color w:val="333333"/>
        </w:rPr>
        <w:t>p</w:t>
      </w:r>
      <w:r w:rsidR="0015472C" w:rsidRPr="0015472C">
        <w:rPr>
          <w:rFonts w:ascii="Garamond" w:eastAsia="SimSun" w:hAnsi="Garamond" w:cs="Times"/>
          <w:color w:val="333333"/>
        </w:rPr>
        <w:t>oor</w:t>
      </w:r>
      <w:r w:rsidR="00EA68D8">
        <w:rPr>
          <w:rFonts w:ascii="Garamond" w:eastAsia="SimSun" w:hAnsi="Garamond" w:cs="Times"/>
          <w:color w:val="333333"/>
        </w:rPr>
        <w:t>/</w:t>
      </w:r>
      <w:r w:rsidR="0015472C">
        <w:rPr>
          <w:rFonts w:ascii="Garamond" w:eastAsia="SimSun" w:hAnsi="Garamond" w:cs="Times"/>
          <w:color w:val="333333"/>
        </w:rPr>
        <w:t xml:space="preserve"> b</w:t>
      </w:r>
      <w:r w:rsidR="0015472C" w:rsidRPr="0015472C">
        <w:rPr>
          <w:rFonts w:ascii="Garamond" w:eastAsia="SimSun" w:hAnsi="Garamond" w:cs="Times"/>
          <w:color w:val="333333"/>
        </w:rPr>
        <w:t>orderline</w:t>
      </w:r>
      <w:r w:rsidR="00EA68D8">
        <w:rPr>
          <w:rFonts w:ascii="Garamond" w:eastAsia="SimSun" w:hAnsi="Garamond" w:cs="Times"/>
          <w:color w:val="333333"/>
        </w:rPr>
        <w:t>/</w:t>
      </w:r>
      <w:r w:rsidR="0015472C">
        <w:rPr>
          <w:rFonts w:ascii="Garamond" w:eastAsia="SimSun" w:hAnsi="Garamond" w:cs="Times"/>
          <w:color w:val="333333"/>
        </w:rPr>
        <w:t>a</w:t>
      </w:r>
      <w:r w:rsidR="0015472C" w:rsidRPr="0015472C">
        <w:rPr>
          <w:rFonts w:ascii="Garamond" w:eastAsia="SimSun" w:hAnsi="Garamond" w:cs="Times"/>
          <w:color w:val="333333"/>
        </w:rPr>
        <w:t>cceptable</w:t>
      </w:r>
      <w:r w:rsidR="00E214B3">
        <w:rPr>
          <w:rFonts w:ascii="Garamond" w:eastAsia="SimSun" w:hAnsi="Garamond" w:cs="Times"/>
          <w:color w:val="333333"/>
        </w:rPr>
        <w:t xml:space="preserve"> </w:t>
      </w:r>
      <w:r w:rsidR="00EA68D8">
        <w:rPr>
          <w:rFonts w:ascii="Garamond" w:eastAsia="SimSun" w:hAnsi="Garamond" w:cs="Times"/>
          <w:color w:val="333333"/>
        </w:rPr>
        <w:t>food consumption scores</w:t>
      </w:r>
      <w:r w:rsidR="0015472C">
        <w:rPr>
          <w:rFonts w:ascii="Garamond" w:eastAsia="SimSun" w:hAnsi="Garamond" w:cs="Times"/>
          <w:color w:val="333333"/>
        </w:rPr>
        <w:t xml:space="preserve">.  </w:t>
      </w:r>
      <w:r w:rsidR="00E214B3">
        <w:rPr>
          <w:rFonts w:ascii="Garamond" w:eastAsia="SimSun" w:hAnsi="Garamond" w:cs="Times"/>
          <w:color w:val="333333"/>
        </w:rPr>
        <w:t>H</w:t>
      </w:r>
      <w:r w:rsidR="00F022FE">
        <w:rPr>
          <w:rFonts w:ascii="Garamond" w:eastAsia="SimSun" w:hAnsi="Garamond" w:cs="Times"/>
          <w:color w:val="333333"/>
        </w:rPr>
        <w:t xml:space="preserve">ere we refer to </w:t>
      </w:r>
      <w:r w:rsidR="00E214B3">
        <w:rPr>
          <w:rFonts w:ascii="Garamond" w:eastAsia="SimSun" w:hAnsi="Garamond" w:cs="Times"/>
          <w:color w:val="333333"/>
        </w:rPr>
        <w:t xml:space="preserve">them </w:t>
      </w:r>
      <w:r w:rsidR="00F022FE">
        <w:rPr>
          <w:rFonts w:ascii="Garamond" w:eastAsia="SimSun" w:hAnsi="Garamond" w:cs="Times"/>
          <w:color w:val="333333"/>
        </w:rPr>
        <w:t xml:space="preserve">as </w:t>
      </w:r>
      <w:r w:rsidR="0015472C">
        <w:rPr>
          <w:rFonts w:ascii="Garamond" w:eastAsia="SimSun" w:hAnsi="Garamond" w:cs="Times"/>
          <w:color w:val="333333"/>
        </w:rPr>
        <w:t>FEWSNET cutoff</w:t>
      </w:r>
      <w:r w:rsidR="00B87436">
        <w:rPr>
          <w:rFonts w:ascii="Garamond" w:eastAsia="SimSun" w:hAnsi="Garamond" w:cs="Times"/>
          <w:color w:val="333333"/>
        </w:rPr>
        <w:t>s</w:t>
      </w:r>
      <w:r w:rsidR="0015472C">
        <w:rPr>
          <w:rFonts w:ascii="Garamond" w:eastAsia="SimSun" w:hAnsi="Garamond" w:cs="Times"/>
          <w:color w:val="333333"/>
        </w:rPr>
        <w:t xml:space="preserve">. </w:t>
      </w:r>
      <w:r w:rsidR="00864AB9">
        <w:rPr>
          <w:rFonts w:ascii="Garamond" w:eastAsia="SimSun" w:hAnsi="Garamond" w:cs="Times"/>
          <w:color w:val="333333"/>
        </w:rPr>
        <w:t xml:space="preserve">The emphasis of the model would be </w:t>
      </w:r>
      <w:r w:rsidR="00B87436">
        <w:rPr>
          <w:rFonts w:ascii="Garamond" w:eastAsia="SimSun" w:hAnsi="Garamond" w:cs="Times"/>
          <w:color w:val="333333"/>
        </w:rPr>
        <w:t>to detect the most food</w:t>
      </w:r>
      <w:r w:rsidR="00A356A2">
        <w:rPr>
          <w:rFonts w:ascii="Garamond" w:eastAsia="SimSun" w:hAnsi="Garamond" w:cs="Times"/>
          <w:color w:val="333333"/>
        </w:rPr>
        <w:t>-</w:t>
      </w:r>
      <w:r w:rsidR="00B87436">
        <w:rPr>
          <w:rFonts w:ascii="Garamond" w:eastAsia="SimSun" w:hAnsi="Garamond" w:cs="Times"/>
          <w:color w:val="333333"/>
        </w:rPr>
        <w:t>insecure category (in the case of FCS, poor food consumption score)</w:t>
      </w:r>
      <w:r w:rsidR="000B1CD2">
        <w:rPr>
          <w:rFonts w:ascii="Garamond" w:eastAsia="SimSun" w:hAnsi="Garamond" w:cs="Times" w:hint="eastAsia"/>
          <w:color w:val="333333"/>
        </w:rPr>
        <w:t>,</w:t>
      </w:r>
      <w:r w:rsidR="000B1CD2">
        <w:rPr>
          <w:rFonts w:ascii="Garamond" w:eastAsia="SimSun" w:hAnsi="Garamond" w:cs="Times"/>
          <w:color w:val="333333"/>
        </w:rPr>
        <w:t xml:space="preserve"> which represent</w:t>
      </w:r>
      <w:r w:rsidR="00A356A2">
        <w:rPr>
          <w:rFonts w:ascii="Garamond" w:eastAsia="SimSun" w:hAnsi="Garamond" w:cs="Times"/>
          <w:color w:val="333333"/>
        </w:rPr>
        <w:t>s</w:t>
      </w:r>
      <w:r w:rsidR="000B1CD2">
        <w:rPr>
          <w:rFonts w:ascii="Garamond" w:eastAsia="SimSun" w:hAnsi="Garamond" w:cs="Times"/>
          <w:color w:val="333333"/>
        </w:rPr>
        <w:t xml:space="preserve"> </w:t>
      </w:r>
      <w:r w:rsidR="00BB22BA">
        <w:rPr>
          <w:rFonts w:ascii="Garamond" w:eastAsia="SimSun" w:hAnsi="Garamond" w:cs="Times" w:hint="eastAsia"/>
          <w:color w:val="333333"/>
        </w:rPr>
        <w:t>le</w:t>
      </w:r>
      <w:r w:rsidR="00BB22BA">
        <w:rPr>
          <w:rFonts w:ascii="Garamond" w:eastAsia="SimSun" w:hAnsi="Garamond" w:cs="Times"/>
          <w:color w:val="333333"/>
        </w:rPr>
        <w:t xml:space="preserve">ss than </w:t>
      </w:r>
      <w:r w:rsidR="000B1CD2">
        <w:rPr>
          <w:rFonts w:ascii="Garamond" w:eastAsia="SimSun" w:hAnsi="Garamond" w:cs="Times"/>
          <w:color w:val="333333"/>
        </w:rPr>
        <w:t>1% to 3</w:t>
      </w:r>
      <w:r w:rsidR="00BB22BA">
        <w:rPr>
          <w:rFonts w:ascii="Garamond" w:eastAsia="SimSun" w:hAnsi="Garamond" w:cs="Times"/>
          <w:color w:val="333333"/>
        </w:rPr>
        <w:t>% of the training dataset</w:t>
      </w:r>
      <w:r w:rsidR="00EB661A">
        <w:rPr>
          <w:rFonts w:ascii="Garamond" w:eastAsia="SimSun" w:hAnsi="Garamond" w:cs="Times"/>
          <w:color w:val="333333"/>
        </w:rPr>
        <w:t xml:space="preserve"> but are of great interest from a policy perspective. </w:t>
      </w:r>
      <w:r w:rsidR="00143204">
        <w:rPr>
          <w:rFonts w:ascii="Garamond" w:eastAsia="SimSun" w:hAnsi="Garamond" w:cs="Times"/>
          <w:color w:val="333333"/>
        </w:rPr>
        <w:t>The ability to increase our chance</w:t>
      </w:r>
      <w:r w:rsidR="00F25D8A">
        <w:rPr>
          <w:rFonts w:ascii="Garamond" w:eastAsia="SimSun" w:hAnsi="Garamond" w:cs="Times"/>
          <w:color w:val="333333"/>
        </w:rPr>
        <w:t xml:space="preserve">s of detecting them in an out-of-sample scenario, even slightly, can prove useful in humanitarian warning and aid purposes. </w:t>
      </w:r>
      <w:r w:rsidR="00372184">
        <w:rPr>
          <w:rFonts w:ascii="Garamond" w:eastAsia="SimSun" w:hAnsi="Garamond" w:cs="Times"/>
          <w:color w:val="333333"/>
        </w:rPr>
        <w:t xml:space="preserve">Table 2 presents </w:t>
      </w:r>
      <w:r w:rsidR="00C85FC8">
        <w:rPr>
          <w:rFonts w:ascii="Garamond" w:eastAsia="SimSun" w:hAnsi="Garamond" w:cs="Times"/>
          <w:color w:val="333333"/>
        </w:rPr>
        <w:t xml:space="preserve">the results </w:t>
      </w:r>
      <w:r w:rsidR="00817867">
        <w:rPr>
          <w:rFonts w:ascii="Garamond" w:eastAsia="SimSun" w:hAnsi="Garamond" w:cs="Times"/>
          <w:color w:val="333333"/>
        </w:rPr>
        <w:t xml:space="preserve">of </w:t>
      </w:r>
      <w:r w:rsidR="00DD424C">
        <w:rPr>
          <w:rFonts w:ascii="Garamond" w:eastAsia="SimSun" w:hAnsi="Garamond" w:cs="Times"/>
          <w:color w:val="333333"/>
        </w:rPr>
        <w:t>predicting the FEWSNET cutoff categories using ML models</w:t>
      </w:r>
      <w:r w:rsidR="00E60583">
        <w:rPr>
          <w:rFonts w:ascii="Garamond" w:eastAsia="SimSun" w:hAnsi="Garamond" w:cs="Times"/>
          <w:color w:val="333333"/>
        </w:rPr>
        <w:t xml:space="preserve"> using the original imbalanced dataset</w:t>
      </w:r>
      <w:r w:rsidR="00DD424C">
        <w:rPr>
          <w:rFonts w:ascii="Garamond" w:eastAsia="SimSun" w:hAnsi="Garamond" w:cs="Times"/>
          <w:color w:val="333333"/>
        </w:rPr>
        <w:t xml:space="preserve">. </w:t>
      </w:r>
      <w:r w:rsidR="00E60583">
        <w:rPr>
          <w:rFonts w:ascii="Garamond" w:eastAsia="SimSun" w:hAnsi="Garamond" w:cs="Times"/>
          <w:color w:val="333333"/>
        </w:rPr>
        <w:t xml:space="preserve">The results are cross-validated using any two years </w:t>
      </w:r>
      <w:r w:rsidR="006B37D9">
        <w:rPr>
          <w:rFonts w:ascii="Garamond" w:eastAsia="SimSun" w:hAnsi="Garamond" w:cs="Times"/>
          <w:color w:val="333333"/>
        </w:rPr>
        <w:t xml:space="preserve">to predict the third with the </w:t>
      </w:r>
      <w:r w:rsidR="006B37D9">
        <w:rPr>
          <w:rFonts w:ascii="Garamond" w:eastAsia="SimSun" w:hAnsi="Garamond" w:cs="Times"/>
          <w:color w:val="333333"/>
        </w:rPr>
        <w:lastRenderedPageBreak/>
        <w:t xml:space="preserve">assumption that data in </w:t>
      </w:r>
      <w:r w:rsidR="002B754F">
        <w:rPr>
          <w:rFonts w:ascii="Garamond" w:eastAsia="SimSun" w:hAnsi="Garamond" w:cs="Times"/>
          <w:color w:val="333333"/>
        </w:rPr>
        <w:t>one</w:t>
      </w:r>
      <w:r w:rsidR="006B37D9">
        <w:rPr>
          <w:rFonts w:ascii="Garamond" w:eastAsia="SimSun" w:hAnsi="Garamond" w:cs="Times"/>
          <w:color w:val="333333"/>
        </w:rPr>
        <w:t xml:space="preserve"> year is relatively independent </w:t>
      </w:r>
      <w:r w:rsidR="00A356A2">
        <w:rPr>
          <w:rFonts w:ascii="Garamond" w:eastAsia="SimSun" w:hAnsi="Garamond" w:cs="Times"/>
          <w:color w:val="333333"/>
        </w:rPr>
        <w:t>of</w:t>
      </w:r>
      <w:r w:rsidR="006B37D9">
        <w:rPr>
          <w:rFonts w:ascii="Garamond" w:eastAsia="SimSun" w:hAnsi="Garamond" w:cs="Times"/>
          <w:color w:val="333333"/>
        </w:rPr>
        <w:t xml:space="preserve"> </w:t>
      </w:r>
      <w:r w:rsidR="000F4403">
        <w:rPr>
          <w:rFonts w:ascii="Garamond" w:eastAsia="SimSun" w:hAnsi="Garamond" w:cs="Times"/>
          <w:color w:val="333333"/>
        </w:rPr>
        <w:t>the data in</w:t>
      </w:r>
      <w:r w:rsidR="006B37D9">
        <w:rPr>
          <w:rFonts w:ascii="Garamond" w:eastAsia="SimSun" w:hAnsi="Garamond" w:cs="Times"/>
          <w:color w:val="333333"/>
        </w:rPr>
        <w:t xml:space="preserve"> </w:t>
      </w:r>
      <w:r w:rsidR="002B754F">
        <w:rPr>
          <w:rFonts w:ascii="Garamond" w:eastAsia="SimSun" w:hAnsi="Garamond" w:cs="Times" w:hint="eastAsia"/>
          <w:color w:val="333333"/>
        </w:rPr>
        <w:t>ano</w:t>
      </w:r>
      <w:r w:rsidR="002B754F">
        <w:rPr>
          <w:rFonts w:ascii="Garamond" w:eastAsia="SimSun" w:hAnsi="Garamond" w:cs="Times"/>
          <w:color w:val="333333"/>
        </w:rPr>
        <w:t>ther</w:t>
      </w:r>
      <w:r w:rsidR="006B37D9">
        <w:rPr>
          <w:rFonts w:ascii="Garamond" w:eastAsia="SimSun" w:hAnsi="Garamond" w:cs="Times"/>
          <w:color w:val="333333"/>
        </w:rPr>
        <w:t xml:space="preserve">. </w:t>
      </w:r>
      <w:r w:rsidR="00DD424C">
        <w:rPr>
          <w:rFonts w:ascii="Garamond" w:eastAsia="SimSun" w:hAnsi="Garamond" w:cs="Times"/>
          <w:color w:val="333333"/>
        </w:rPr>
        <w:t>The number</w:t>
      </w:r>
      <w:r w:rsidR="003364F4">
        <w:rPr>
          <w:rFonts w:ascii="Garamond" w:eastAsia="SimSun" w:hAnsi="Garamond" w:cs="Times"/>
          <w:color w:val="333333"/>
        </w:rPr>
        <w:t>s</w:t>
      </w:r>
      <w:r w:rsidR="00DD424C">
        <w:rPr>
          <w:rFonts w:ascii="Garamond" w:eastAsia="SimSun" w:hAnsi="Garamond" w:cs="Times"/>
          <w:color w:val="333333"/>
        </w:rPr>
        <w:t xml:space="preserve"> before the </w:t>
      </w:r>
      <w:r w:rsidR="00FE0356">
        <w:rPr>
          <w:rFonts w:ascii="Garamond" w:eastAsia="SimSun" w:hAnsi="Garamond" w:cs="Times"/>
          <w:color w:val="333333"/>
        </w:rPr>
        <w:t>forward</w:t>
      </w:r>
      <w:r w:rsidR="00A356A2">
        <w:rPr>
          <w:rFonts w:ascii="Garamond" w:eastAsia="SimSun" w:hAnsi="Garamond" w:cs="Times"/>
          <w:color w:val="333333"/>
        </w:rPr>
        <w:t>-</w:t>
      </w:r>
      <w:r w:rsidR="00FE0356">
        <w:rPr>
          <w:rFonts w:ascii="Garamond" w:eastAsia="SimSun" w:hAnsi="Garamond" w:cs="Times"/>
          <w:color w:val="333333"/>
        </w:rPr>
        <w:t>slash</w:t>
      </w:r>
      <w:r w:rsidR="001B3DEF">
        <w:rPr>
          <w:rFonts w:ascii="Garamond" w:eastAsia="SimSun" w:hAnsi="Garamond" w:cs="Times"/>
          <w:color w:val="333333"/>
        </w:rPr>
        <w:t xml:space="preserve"> “/”</w:t>
      </w:r>
      <w:r w:rsidR="00FE0356">
        <w:rPr>
          <w:rFonts w:ascii="Garamond" w:eastAsia="SimSun" w:hAnsi="Garamond" w:cs="Times"/>
          <w:color w:val="333333"/>
        </w:rPr>
        <w:t xml:space="preserve"> </w:t>
      </w:r>
      <w:r w:rsidR="003364F4">
        <w:rPr>
          <w:rFonts w:ascii="Garamond" w:eastAsia="SimSun" w:hAnsi="Garamond" w:cs="Times"/>
          <w:color w:val="333333"/>
        </w:rPr>
        <w:t>are</w:t>
      </w:r>
      <w:r w:rsidR="00925769">
        <w:rPr>
          <w:rFonts w:ascii="Garamond" w:eastAsia="SimSun" w:hAnsi="Garamond" w:cs="Times"/>
          <w:color w:val="333333"/>
        </w:rPr>
        <w:t xml:space="preserve"> the measure</w:t>
      </w:r>
      <w:r w:rsidR="003364F4">
        <w:rPr>
          <w:rFonts w:ascii="Garamond" w:eastAsia="SimSun" w:hAnsi="Garamond" w:cs="Times"/>
          <w:color w:val="333333"/>
        </w:rPr>
        <w:t>s</w:t>
      </w:r>
      <w:r w:rsidR="00925769">
        <w:rPr>
          <w:rFonts w:ascii="Garamond" w:eastAsia="SimSun" w:hAnsi="Garamond" w:cs="Times"/>
          <w:color w:val="333333"/>
        </w:rPr>
        <w:t xml:space="preserve"> for the middle category of food security (i.e. borderline or </w:t>
      </w:r>
      <w:r w:rsidR="000B5329">
        <w:rPr>
          <w:rFonts w:ascii="Garamond" w:eastAsia="SimSun" w:hAnsi="Garamond" w:cs="Times"/>
          <w:color w:val="333333"/>
        </w:rPr>
        <w:t>mildly insecure</w:t>
      </w:r>
      <w:r w:rsidR="00925769">
        <w:rPr>
          <w:rFonts w:ascii="Garamond" w:eastAsia="SimSun" w:hAnsi="Garamond" w:cs="Times"/>
          <w:color w:val="333333"/>
        </w:rPr>
        <w:t>)</w:t>
      </w:r>
      <w:r w:rsidR="00A356A2">
        <w:rPr>
          <w:rFonts w:ascii="Garamond" w:eastAsia="SimSun" w:hAnsi="Garamond" w:cs="Times"/>
          <w:color w:val="333333"/>
        </w:rPr>
        <w:t>,</w:t>
      </w:r>
      <w:r w:rsidR="00925769">
        <w:rPr>
          <w:rFonts w:ascii="Garamond" w:eastAsia="SimSun" w:hAnsi="Garamond" w:cs="Times"/>
          <w:color w:val="333333"/>
        </w:rPr>
        <w:t xml:space="preserve"> and the number</w:t>
      </w:r>
      <w:r w:rsidR="00AE4845">
        <w:rPr>
          <w:rFonts w:ascii="Garamond" w:eastAsia="SimSun" w:hAnsi="Garamond" w:cs="Times"/>
          <w:color w:val="333333"/>
        </w:rPr>
        <w:t>s</w:t>
      </w:r>
      <w:r w:rsidR="00925769">
        <w:rPr>
          <w:rFonts w:ascii="Garamond" w:eastAsia="SimSun" w:hAnsi="Garamond" w:cs="Times"/>
          <w:color w:val="333333"/>
        </w:rPr>
        <w:t xml:space="preserve"> after </w:t>
      </w:r>
      <w:r w:rsidR="001B3DEF">
        <w:rPr>
          <w:rFonts w:ascii="Garamond" w:eastAsia="SimSun" w:hAnsi="Garamond" w:cs="Times"/>
          <w:color w:val="333333"/>
        </w:rPr>
        <w:t>the forward</w:t>
      </w:r>
      <w:r w:rsidR="00A356A2">
        <w:rPr>
          <w:rFonts w:ascii="Garamond" w:eastAsia="SimSun" w:hAnsi="Garamond" w:cs="Times"/>
          <w:color w:val="333333"/>
        </w:rPr>
        <w:t>-</w:t>
      </w:r>
      <w:r w:rsidR="001B3DEF">
        <w:rPr>
          <w:rFonts w:ascii="Garamond" w:eastAsia="SimSun" w:hAnsi="Garamond" w:cs="Times"/>
          <w:color w:val="333333"/>
        </w:rPr>
        <w:t xml:space="preserve">slash </w:t>
      </w:r>
      <w:r w:rsidR="00AE4845">
        <w:rPr>
          <w:rFonts w:ascii="Garamond" w:eastAsia="SimSun" w:hAnsi="Garamond" w:cs="Times"/>
          <w:color w:val="333333"/>
        </w:rPr>
        <w:t xml:space="preserve">are </w:t>
      </w:r>
      <w:r w:rsidR="003F05A3">
        <w:rPr>
          <w:rFonts w:ascii="Garamond" w:eastAsia="SimSun" w:hAnsi="Garamond" w:cs="Times"/>
          <w:color w:val="333333"/>
        </w:rPr>
        <w:t xml:space="preserve">measures </w:t>
      </w:r>
      <w:r w:rsidR="00A075FA">
        <w:rPr>
          <w:rFonts w:ascii="Garamond" w:eastAsia="SimSun" w:hAnsi="Garamond" w:cs="Times"/>
          <w:color w:val="333333"/>
        </w:rPr>
        <w:t>about</w:t>
      </w:r>
      <w:r w:rsidR="003F05A3">
        <w:rPr>
          <w:rFonts w:ascii="Garamond" w:eastAsia="SimSun" w:hAnsi="Garamond" w:cs="Times"/>
          <w:color w:val="333333"/>
        </w:rPr>
        <w:t xml:space="preserve"> the most </w:t>
      </w:r>
      <w:r w:rsidR="000B5329">
        <w:rPr>
          <w:rFonts w:ascii="Garamond" w:eastAsia="SimSun" w:hAnsi="Garamond" w:cs="Times"/>
          <w:color w:val="333333"/>
        </w:rPr>
        <w:t>food</w:t>
      </w:r>
      <w:r w:rsidR="00A356A2">
        <w:rPr>
          <w:rFonts w:ascii="Garamond" w:eastAsia="SimSun" w:hAnsi="Garamond" w:cs="Times"/>
          <w:color w:val="333333"/>
        </w:rPr>
        <w:t>-</w:t>
      </w:r>
      <w:r w:rsidR="003F05A3">
        <w:rPr>
          <w:rFonts w:ascii="Garamond" w:eastAsia="SimSun" w:hAnsi="Garamond" w:cs="Times"/>
          <w:color w:val="333333"/>
        </w:rPr>
        <w:t>insecure category (</w:t>
      </w:r>
      <w:r w:rsidR="000B5329">
        <w:rPr>
          <w:rFonts w:ascii="Garamond" w:eastAsia="SimSun" w:hAnsi="Garamond" w:cs="Times"/>
          <w:color w:val="333333"/>
        </w:rPr>
        <w:t xml:space="preserve">i.e. poor or moderately/severely insecure). </w:t>
      </w:r>
      <w:r w:rsidR="0037795C">
        <w:rPr>
          <w:rFonts w:ascii="Garamond" w:eastAsia="SimSun" w:hAnsi="Garamond" w:cs="Times"/>
          <w:color w:val="333333"/>
        </w:rPr>
        <w:t xml:space="preserve">The overall </w:t>
      </w:r>
      <w:r w:rsidR="009B7A41">
        <w:rPr>
          <w:rFonts w:ascii="Garamond" w:eastAsia="SimSun" w:hAnsi="Garamond" w:cs="Times"/>
          <w:color w:val="333333"/>
        </w:rPr>
        <w:t xml:space="preserve">accuracy </w:t>
      </w:r>
      <w:r w:rsidR="00A56862">
        <w:rPr>
          <w:rFonts w:ascii="Garamond" w:eastAsia="SimSun" w:hAnsi="Garamond" w:cs="Times"/>
          <w:color w:val="333333"/>
        </w:rPr>
        <w:t xml:space="preserve">using the FEWSNET cutoff </w:t>
      </w:r>
      <w:r w:rsidR="00A356A2">
        <w:rPr>
          <w:rFonts w:ascii="Garamond" w:eastAsia="SimSun" w:hAnsi="Garamond" w:cs="Times"/>
          <w:color w:val="333333"/>
        </w:rPr>
        <w:t>is</w:t>
      </w:r>
      <w:r w:rsidR="00A56862">
        <w:rPr>
          <w:rFonts w:ascii="Garamond" w:eastAsia="SimSun" w:hAnsi="Garamond" w:cs="Times"/>
          <w:color w:val="333333"/>
        </w:rPr>
        <w:t xml:space="preserve"> very much the same as expected for both the baseline and ML models. </w:t>
      </w:r>
      <w:r w:rsidR="001A1A5B">
        <w:rPr>
          <w:rFonts w:ascii="Garamond" w:eastAsia="SimSun" w:hAnsi="Garamond" w:cs="Times"/>
          <w:color w:val="333333"/>
        </w:rPr>
        <w:t>The recalls for the middle category of food security are</w:t>
      </w:r>
      <w:r w:rsidR="004A0325">
        <w:rPr>
          <w:rFonts w:ascii="Garamond" w:eastAsia="SimSun" w:hAnsi="Garamond" w:cs="Times"/>
          <w:color w:val="333333"/>
        </w:rPr>
        <w:t xml:space="preserve"> also similar</w:t>
      </w:r>
      <w:r w:rsidR="00F47CCD">
        <w:rPr>
          <w:rFonts w:ascii="Garamond" w:eastAsia="SimSun" w:hAnsi="Garamond" w:cs="Times"/>
          <w:color w:val="333333"/>
        </w:rPr>
        <w:t>. The more interesting finding is how the baseline model is unable to detect any of the most insecure categor</w:t>
      </w:r>
      <w:r w:rsidR="00A356A2">
        <w:rPr>
          <w:rFonts w:ascii="Garamond" w:eastAsia="SimSun" w:hAnsi="Garamond" w:cs="Times"/>
          <w:color w:val="333333"/>
        </w:rPr>
        <w:t>ies</w:t>
      </w:r>
      <w:r w:rsidR="00F47CCD">
        <w:rPr>
          <w:rFonts w:ascii="Garamond" w:eastAsia="SimSun" w:hAnsi="Garamond" w:cs="Times"/>
          <w:color w:val="333333"/>
        </w:rPr>
        <w:t xml:space="preserve"> across all of the five cases</w:t>
      </w:r>
      <w:r w:rsidR="009F5BF0">
        <w:rPr>
          <w:rFonts w:ascii="Garamond" w:eastAsia="SimSun" w:hAnsi="Garamond" w:cs="Times"/>
          <w:color w:val="333333"/>
        </w:rPr>
        <w:t>.</w:t>
      </w:r>
      <w:r w:rsidR="003F6D9D">
        <w:rPr>
          <w:rFonts w:ascii="Garamond" w:eastAsia="SimSun" w:hAnsi="Garamond" w:cs="Times"/>
          <w:color w:val="333333"/>
        </w:rPr>
        <w:t xml:space="preserve"> E</w:t>
      </w:r>
      <w:r w:rsidR="009F5BF0">
        <w:rPr>
          <w:rFonts w:ascii="Garamond" w:eastAsia="SimSun" w:hAnsi="Garamond" w:cs="Times"/>
          <w:color w:val="333333"/>
        </w:rPr>
        <w:t>ven though</w:t>
      </w:r>
      <w:r w:rsidR="00BF6E08">
        <w:rPr>
          <w:rFonts w:ascii="Garamond" w:eastAsia="SimSun" w:hAnsi="Garamond" w:cs="Times"/>
          <w:color w:val="333333"/>
        </w:rPr>
        <w:t xml:space="preserve"> </w:t>
      </w:r>
      <w:r w:rsidR="00EE3DB5">
        <w:rPr>
          <w:rFonts w:ascii="Garamond" w:eastAsia="SimSun" w:hAnsi="Garamond" w:cs="Times"/>
          <w:color w:val="333333"/>
        </w:rPr>
        <w:t>our machine learning models</w:t>
      </w:r>
      <w:r w:rsidR="009F5BF0">
        <w:rPr>
          <w:rFonts w:ascii="Garamond" w:eastAsia="SimSun" w:hAnsi="Garamond" w:cs="Times"/>
          <w:color w:val="333333"/>
        </w:rPr>
        <w:t xml:space="preserve"> improve the recall rate for an average of </w:t>
      </w:r>
      <w:r w:rsidR="00B90F91">
        <w:rPr>
          <w:rFonts w:ascii="Garamond" w:eastAsia="SimSun" w:hAnsi="Garamond" w:cs="Times" w:hint="eastAsia"/>
          <w:color w:val="333333"/>
        </w:rPr>
        <w:t>1</w:t>
      </w:r>
      <w:r w:rsidR="00B90F91">
        <w:rPr>
          <w:rFonts w:ascii="Garamond" w:eastAsia="SimSun" w:hAnsi="Garamond" w:cs="Times"/>
          <w:color w:val="333333"/>
        </w:rPr>
        <w:t xml:space="preserve">3% in the binary case, they </w:t>
      </w:r>
      <w:r w:rsidR="00EB0638">
        <w:rPr>
          <w:rFonts w:ascii="Garamond" w:eastAsia="SimSun" w:hAnsi="Garamond" w:cs="Times"/>
          <w:color w:val="333333"/>
        </w:rPr>
        <w:t xml:space="preserve">fail to improve much for the most </w:t>
      </w:r>
      <w:r w:rsidR="00FD689A">
        <w:rPr>
          <w:rFonts w:ascii="Garamond" w:eastAsia="SimSun" w:hAnsi="Garamond" w:cs="Times"/>
          <w:color w:val="333333"/>
        </w:rPr>
        <w:t>food</w:t>
      </w:r>
      <w:r w:rsidR="00A356A2">
        <w:rPr>
          <w:rFonts w:ascii="Garamond" w:eastAsia="SimSun" w:hAnsi="Garamond" w:cs="Times"/>
          <w:color w:val="333333"/>
        </w:rPr>
        <w:t>-</w:t>
      </w:r>
      <w:r w:rsidR="003F6D9D">
        <w:rPr>
          <w:rFonts w:ascii="Garamond" w:eastAsia="SimSun" w:hAnsi="Garamond" w:cs="Times"/>
          <w:color w:val="333333"/>
        </w:rPr>
        <w:t>insecure category.</w:t>
      </w:r>
      <w:r w:rsidR="002D073F">
        <w:rPr>
          <w:rFonts w:ascii="Garamond" w:eastAsia="SimSun" w:hAnsi="Garamond" w:cs="Times"/>
          <w:color w:val="333333"/>
        </w:rPr>
        <w:t xml:space="preserve"> In the case </w:t>
      </w:r>
      <w:r w:rsidR="00AF3263">
        <w:rPr>
          <w:rFonts w:ascii="Garamond" w:eastAsia="SimSun" w:hAnsi="Garamond" w:cs="Times"/>
          <w:color w:val="333333"/>
        </w:rPr>
        <w:t>of Tanzania and Uganda</w:t>
      </w:r>
      <w:r w:rsidR="0090416C">
        <w:rPr>
          <w:rFonts w:ascii="Garamond" w:eastAsia="SimSun" w:hAnsi="Garamond" w:cs="Times"/>
          <w:color w:val="333333"/>
        </w:rPr>
        <w:t>, the ML models could not identi</w:t>
      </w:r>
      <w:r w:rsidR="00A356A2">
        <w:rPr>
          <w:rFonts w:ascii="Garamond" w:eastAsia="SimSun" w:hAnsi="Garamond" w:cs="Times"/>
          <w:color w:val="333333"/>
        </w:rPr>
        <w:t>f</w:t>
      </w:r>
      <w:r w:rsidR="0090416C">
        <w:rPr>
          <w:rFonts w:ascii="Garamond" w:eastAsia="SimSun" w:hAnsi="Garamond" w:cs="Times"/>
          <w:color w:val="333333"/>
        </w:rPr>
        <w:t xml:space="preserve">y </w:t>
      </w:r>
      <w:r w:rsidR="00AF3263">
        <w:rPr>
          <w:rFonts w:ascii="Garamond" w:eastAsia="SimSun" w:hAnsi="Garamond" w:cs="Times"/>
          <w:color w:val="333333"/>
        </w:rPr>
        <w:t xml:space="preserve">any of the observations that have poor FCS or </w:t>
      </w:r>
      <w:r w:rsidR="000F4403">
        <w:rPr>
          <w:rFonts w:ascii="Garamond" w:eastAsia="SimSun" w:hAnsi="Garamond" w:cs="Times"/>
          <w:color w:val="333333"/>
        </w:rPr>
        <w:t xml:space="preserve">are </w:t>
      </w:r>
      <w:r w:rsidR="00AF3263">
        <w:rPr>
          <w:rFonts w:ascii="Garamond" w:eastAsia="SimSun" w:hAnsi="Garamond" w:cs="Times"/>
          <w:color w:val="333333"/>
        </w:rPr>
        <w:t xml:space="preserve">moderately </w:t>
      </w:r>
      <w:r w:rsidR="000F4403">
        <w:rPr>
          <w:rFonts w:ascii="Garamond" w:eastAsia="SimSun" w:hAnsi="Garamond" w:cs="Times"/>
          <w:color w:val="333333"/>
        </w:rPr>
        <w:t>food</w:t>
      </w:r>
      <w:r w:rsidR="00AF3263">
        <w:rPr>
          <w:rFonts w:ascii="Garamond" w:eastAsia="SimSun" w:hAnsi="Garamond" w:cs="Times"/>
          <w:color w:val="333333"/>
        </w:rPr>
        <w:t xml:space="preserve"> insecure</w:t>
      </w:r>
      <w:r w:rsidR="00A356A2">
        <w:rPr>
          <w:rFonts w:ascii="Garamond" w:eastAsia="SimSun" w:hAnsi="Garamond" w:cs="Times"/>
          <w:color w:val="333333"/>
        </w:rPr>
        <w:t>,</w:t>
      </w:r>
      <w:r w:rsidR="00AF3263">
        <w:rPr>
          <w:rFonts w:ascii="Garamond" w:eastAsia="SimSun" w:hAnsi="Garamond" w:cs="Times"/>
          <w:color w:val="333333"/>
        </w:rPr>
        <w:t xml:space="preserve"> and recall of the </w:t>
      </w:r>
      <w:r w:rsidR="00EF738B">
        <w:rPr>
          <w:rFonts w:ascii="Garamond" w:eastAsia="SimSun" w:hAnsi="Garamond" w:cs="Times"/>
          <w:color w:val="333333"/>
        </w:rPr>
        <w:t>middle</w:t>
      </w:r>
      <w:r w:rsidR="00AF3263">
        <w:rPr>
          <w:rFonts w:ascii="Garamond" w:eastAsia="SimSun" w:hAnsi="Garamond" w:cs="Times"/>
          <w:color w:val="333333"/>
        </w:rPr>
        <w:t xml:space="preserve"> category are relatively low. The models perform slightly better </w:t>
      </w:r>
      <w:r w:rsidR="001806A6">
        <w:rPr>
          <w:rFonts w:ascii="Garamond" w:eastAsia="SimSun" w:hAnsi="Garamond" w:cs="Times"/>
          <w:color w:val="333333"/>
        </w:rPr>
        <w:t xml:space="preserve">in Malawi with 0.23 and 0.30 recall for FCS and </w:t>
      </w:r>
      <w:proofErr w:type="spellStart"/>
      <w:r w:rsidR="001806A6">
        <w:rPr>
          <w:rFonts w:ascii="Garamond" w:eastAsia="SimSun" w:hAnsi="Garamond" w:cs="Times"/>
          <w:color w:val="333333"/>
        </w:rPr>
        <w:t>rCSI</w:t>
      </w:r>
      <w:proofErr w:type="spellEnd"/>
      <w:r w:rsidR="001806A6">
        <w:rPr>
          <w:rFonts w:ascii="Garamond" w:eastAsia="SimSun" w:hAnsi="Garamond" w:cs="Times"/>
          <w:color w:val="333333"/>
        </w:rPr>
        <w:t xml:space="preserve">. F-1 score for the insecure category </w:t>
      </w:r>
      <w:r w:rsidR="00A356A2">
        <w:rPr>
          <w:rFonts w:ascii="Garamond" w:eastAsia="SimSun" w:hAnsi="Garamond" w:cs="Times"/>
          <w:color w:val="333333"/>
        </w:rPr>
        <w:t>is</w:t>
      </w:r>
      <w:r w:rsidR="001806A6">
        <w:rPr>
          <w:rFonts w:ascii="Garamond" w:eastAsia="SimSun" w:hAnsi="Garamond" w:cs="Times"/>
          <w:color w:val="333333"/>
        </w:rPr>
        <w:t xml:space="preserve"> also low because of the low recall rate. </w:t>
      </w:r>
      <w:r w:rsidR="007E1348">
        <w:rPr>
          <w:rFonts w:ascii="Garamond" w:eastAsia="SimSun" w:hAnsi="Garamond" w:cs="Times"/>
          <w:color w:val="333333"/>
        </w:rPr>
        <w:t>The main reason for th</w:t>
      </w:r>
      <w:r w:rsidR="006E029F">
        <w:rPr>
          <w:rFonts w:ascii="Garamond" w:eastAsia="SimSun" w:hAnsi="Garamond" w:cs="Times"/>
          <w:color w:val="333333"/>
        </w:rPr>
        <w:t>e poor performance</w:t>
      </w:r>
      <w:r w:rsidR="007E1348">
        <w:rPr>
          <w:rFonts w:ascii="Garamond" w:eastAsia="SimSun" w:hAnsi="Garamond" w:cs="Times"/>
          <w:color w:val="333333"/>
        </w:rPr>
        <w:t xml:space="preserve"> </w:t>
      </w:r>
      <w:r w:rsidR="006E029F">
        <w:rPr>
          <w:rFonts w:ascii="Garamond" w:eastAsia="SimSun" w:hAnsi="Garamond" w:cs="Times"/>
          <w:color w:val="333333"/>
        </w:rPr>
        <w:t>mainly come</w:t>
      </w:r>
      <w:r w:rsidR="00A356A2">
        <w:rPr>
          <w:rFonts w:ascii="Garamond" w:eastAsia="SimSun" w:hAnsi="Garamond" w:cs="Times"/>
          <w:color w:val="333333"/>
        </w:rPr>
        <w:t>s</w:t>
      </w:r>
      <w:r w:rsidR="007E1348">
        <w:rPr>
          <w:rFonts w:ascii="Garamond" w:eastAsia="SimSun" w:hAnsi="Garamond" w:cs="Times"/>
          <w:color w:val="333333"/>
        </w:rPr>
        <w:t xml:space="preserve"> the </w:t>
      </w:r>
      <w:r w:rsidR="000F4403">
        <w:rPr>
          <w:rFonts w:ascii="Garamond" w:eastAsia="SimSun" w:hAnsi="Garamond" w:cs="Times"/>
          <w:color w:val="333333"/>
        </w:rPr>
        <w:t>low number of severely food insecure observations, or the l</w:t>
      </w:r>
      <w:r w:rsidR="007E1348">
        <w:rPr>
          <w:rFonts w:ascii="Garamond" w:eastAsia="SimSun" w:hAnsi="Garamond" w:cs="Times"/>
          <w:color w:val="333333"/>
        </w:rPr>
        <w:t xml:space="preserve">ack of training data in the minority class. </w:t>
      </w:r>
      <w:r w:rsidR="006E029F">
        <w:rPr>
          <w:rFonts w:ascii="Garamond" w:eastAsia="SimSun" w:hAnsi="Garamond" w:cs="Times"/>
          <w:color w:val="333333"/>
        </w:rPr>
        <w:t>T</w:t>
      </w:r>
      <w:r w:rsidR="007E1348">
        <w:rPr>
          <w:rFonts w:ascii="Garamond" w:eastAsia="SimSun" w:hAnsi="Garamond" w:cs="Times"/>
          <w:color w:val="333333"/>
        </w:rPr>
        <w:t xml:space="preserve">he training data in previous </w:t>
      </w:r>
      <w:r w:rsidR="006E029F">
        <w:rPr>
          <w:rFonts w:ascii="Garamond" w:eastAsia="SimSun" w:hAnsi="Garamond" w:cs="Times"/>
          <w:color w:val="333333"/>
        </w:rPr>
        <w:t>years</w:t>
      </w:r>
      <w:r w:rsidR="007E1348">
        <w:rPr>
          <w:rFonts w:ascii="Garamond" w:eastAsia="SimSun" w:hAnsi="Garamond" w:cs="Times"/>
          <w:color w:val="333333"/>
        </w:rPr>
        <w:t xml:space="preserve"> </w:t>
      </w:r>
      <w:r w:rsidR="00B217B7">
        <w:rPr>
          <w:rFonts w:ascii="Garamond" w:eastAsia="SimSun" w:hAnsi="Garamond" w:cs="Times"/>
          <w:color w:val="333333"/>
        </w:rPr>
        <w:t xml:space="preserve">contain </w:t>
      </w:r>
      <w:r w:rsidR="00BF4510">
        <w:rPr>
          <w:rFonts w:ascii="Garamond" w:eastAsia="SimSun" w:hAnsi="Garamond" w:cs="Times"/>
          <w:color w:val="333333"/>
        </w:rPr>
        <w:t>very few cases of food</w:t>
      </w:r>
      <w:r w:rsidR="003140BD">
        <w:rPr>
          <w:rFonts w:ascii="Garamond" w:eastAsia="SimSun" w:hAnsi="Garamond" w:cs="Times"/>
          <w:color w:val="333333"/>
        </w:rPr>
        <w:t>-</w:t>
      </w:r>
      <w:r w:rsidR="00BF4510">
        <w:rPr>
          <w:rFonts w:ascii="Garamond" w:eastAsia="SimSun" w:hAnsi="Garamond" w:cs="Times"/>
          <w:color w:val="333333"/>
        </w:rPr>
        <w:t xml:space="preserve">insecure villages. The majority of the sample </w:t>
      </w:r>
      <w:r w:rsidR="00A356A2">
        <w:rPr>
          <w:rFonts w:ascii="Garamond" w:eastAsia="SimSun" w:hAnsi="Garamond" w:cs="Times"/>
          <w:color w:val="333333"/>
        </w:rPr>
        <w:t>is</w:t>
      </w:r>
      <w:r w:rsidR="006E029F">
        <w:rPr>
          <w:rFonts w:ascii="Garamond" w:eastAsia="SimSun" w:hAnsi="Garamond" w:cs="Times"/>
          <w:color w:val="333333"/>
        </w:rPr>
        <w:t xml:space="preserve"> </w:t>
      </w:r>
      <w:r w:rsidR="00BF4510">
        <w:rPr>
          <w:rFonts w:ascii="Garamond" w:eastAsia="SimSun" w:hAnsi="Garamond" w:cs="Times"/>
          <w:color w:val="333333"/>
        </w:rPr>
        <w:t>comprise</w:t>
      </w:r>
      <w:r w:rsidR="003140BD">
        <w:rPr>
          <w:rFonts w:ascii="Garamond" w:eastAsia="SimSun" w:hAnsi="Garamond" w:cs="Times"/>
          <w:color w:val="333333"/>
        </w:rPr>
        <w:t>d</w:t>
      </w:r>
      <w:r w:rsidR="00BF4510">
        <w:rPr>
          <w:rFonts w:ascii="Garamond" w:eastAsia="SimSun" w:hAnsi="Garamond" w:cs="Times"/>
          <w:color w:val="333333"/>
        </w:rPr>
        <w:t xml:space="preserve"> of villages not suffering from imminent danger of hunger. </w:t>
      </w:r>
      <w:r w:rsidR="005D2D56">
        <w:rPr>
          <w:rFonts w:ascii="Garamond" w:eastAsia="SimSun" w:hAnsi="Garamond" w:cs="Times"/>
          <w:color w:val="333333"/>
        </w:rPr>
        <w:t>Models, machine learning</w:t>
      </w:r>
      <w:r w:rsidR="003140BD">
        <w:rPr>
          <w:rFonts w:ascii="Garamond" w:eastAsia="SimSun" w:hAnsi="Garamond" w:cs="Times"/>
          <w:color w:val="333333"/>
        </w:rPr>
        <w:t>,</w:t>
      </w:r>
      <w:r w:rsidR="005D2D56">
        <w:rPr>
          <w:rFonts w:ascii="Garamond" w:eastAsia="SimSun" w:hAnsi="Garamond" w:cs="Times"/>
          <w:color w:val="333333"/>
        </w:rPr>
        <w:t xml:space="preserve"> or conventional, trained on these data </w:t>
      </w:r>
      <w:r w:rsidR="007B146B">
        <w:rPr>
          <w:rFonts w:ascii="Garamond" w:eastAsia="SimSun" w:hAnsi="Garamond" w:cs="Times"/>
          <w:color w:val="333333"/>
        </w:rPr>
        <w:t xml:space="preserve">tend to capture more the characteristics of the food secure villages and unable to identify signs in the data that signify food insecure. </w:t>
      </w:r>
    </w:p>
    <w:p w14:paraId="5886A4C7" w14:textId="77777777" w:rsidR="005717F6" w:rsidRDefault="007B146B" w:rsidP="00065FB8">
      <w:pPr>
        <w:spacing w:line="480" w:lineRule="auto"/>
        <w:ind w:left="720"/>
        <w:rPr>
          <w:ins w:id="139" w:author="Erin Coniker Lentz" w:date="2020-01-01T14:25:00Z"/>
          <w:rFonts w:ascii="Garamond" w:eastAsia="SimSun" w:hAnsi="Garamond" w:cs="Times"/>
          <w:color w:val="333333"/>
        </w:rPr>
      </w:pPr>
      <w:r>
        <w:rPr>
          <w:rFonts w:ascii="Garamond" w:eastAsia="SimSun" w:hAnsi="Garamond" w:cs="Times"/>
          <w:color w:val="333333"/>
        </w:rPr>
        <w:t xml:space="preserve">As is discussed in the method section, we apply oversampling and </w:t>
      </w:r>
      <w:proofErr w:type="spellStart"/>
      <w:r>
        <w:rPr>
          <w:rFonts w:ascii="Garamond" w:eastAsia="SimSun" w:hAnsi="Garamond" w:cs="Times"/>
          <w:color w:val="333333"/>
        </w:rPr>
        <w:t>downsampling</w:t>
      </w:r>
      <w:proofErr w:type="spellEnd"/>
      <w:r>
        <w:rPr>
          <w:rFonts w:ascii="Garamond" w:eastAsia="SimSun" w:hAnsi="Garamond" w:cs="Times"/>
          <w:color w:val="333333"/>
        </w:rPr>
        <w:t xml:space="preserve"> on the tra</w:t>
      </w:r>
      <w:r w:rsidR="00037F4B">
        <w:rPr>
          <w:rFonts w:ascii="Garamond" w:eastAsia="SimSun" w:hAnsi="Garamond" w:cs="Times"/>
          <w:color w:val="333333"/>
        </w:rPr>
        <w:t xml:space="preserve">ining data to create a more balanced dataset. </w:t>
      </w:r>
      <w:r w:rsidR="006E029F">
        <w:rPr>
          <w:rFonts w:ascii="Garamond" w:eastAsia="SimSun" w:hAnsi="Garamond" w:cs="Times"/>
          <w:color w:val="333333"/>
        </w:rPr>
        <w:t>Table</w:t>
      </w:r>
      <w:r w:rsidR="00037F4B">
        <w:rPr>
          <w:rFonts w:ascii="Garamond" w:eastAsia="SimSun" w:hAnsi="Garamond" w:cs="Times"/>
          <w:color w:val="333333"/>
        </w:rPr>
        <w:t xml:space="preserve"> 3 shows the results of different sampling techniques</w:t>
      </w:r>
      <w:r w:rsidR="00B710C0">
        <w:rPr>
          <w:rFonts w:ascii="Garamond" w:eastAsia="SimSun" w:hAnsi="Garamond" w:cs="Times"/>
          <w:color w:val="333333"/>
        </w:rPr>
        <w:t xml:space="preserve"> combined with different machine learning models, compared to the baseline model with no data sampling</w:t>
      </w:r>
      <w:r w:rsidR="005E5E7E">
        <w:rPr>
          <w:rFonts w:ascii="Garamond" w:eastAsia="SimSun" w:hAnsi="Garamond" w:cs="Times"/>
          <w:color w:val="333333"/>
        </w:rPr>
        <w:t xml:space="preserve"> applied</w:t>
      </w:r>
      <w:r w:rsidR="00B710C0">
        <w:rPr>
          <w:rFonts w:ascii="Garamond" w:eastAsia="SimSun" w:hAnsi="Garamond" w:cs="Times"/>
          <w:color w:val="333333"/>
        </w:rPr>
        <w:t xml:space="preserve">. Results </w:t>
      </w:r>
      <w:r w:rsidR="00BE5F13">
        <w:rPr>
          <w:rFonts w:ascii="Garamond" w:eastAsia="SimSun" w:hAnsi="Garamond" w:cs="Times"/>
          <w:color w:val="333333"/>
        </w:rPr>
        <w:t xml:space="preserve">are shown in </w:t>
      </w:r>
      <w:r w:rsidR="00B710C0">
        <w:rPr>
          <w:rFonts w:ascii="Garamond" w:eastAsia="SimSun" w:hAnsi="Garamond" w:cs="Times"/>
          <w:color w:val="333333"/>
        </w:rPr>
        <w:t xml:space="preserve">using simple oversampling of the minority </w:t>
      </w:r>
      <w:r w:rsidR="00241B9C">
        <w:rPr>
          <w:rFonts w:ascii="Garamond" w:eastAsia="SimSun" w:hAnsi="Garamond" w:cs="Times"/>
          <w:color w:val="333333"/>
        </w:rPr>
        <w:t>class,</w:t>
      </w:r>
      <w:r w:rsidR="007A0761">
        <w:rPr>
          <w:rFonts w:ascii="Garamond" w:eastAsia="SimSun" w:hAnsi="Garamond" w:cs="Times"/>
          <w:color w:val="333333"/>
        </w:rPr>
        <w:t xml:space="preserve"> SMOTE-Tomek</w:t>
      </w:r>
      <w:r w:rsidR="00241B9C">
        <w:rPr>
          <w:rFonts w:ascii="Garamond" w:eastAsia="SimSun" w:hAnsi="Garamond" w:cs="Times"/>
          <w:color w:val="333333"/>
        </w:rPr>
        <w:t xml:space="preserve">, and </w:t>
      </w:r>
      <w:r w:rsidR="009E0DA4">
        <w:rPr>
          <w:rFonts w:ascii="Garamond" w:eastAsia="SimSun" w:hAnsi="Garamond" w:cs="Times"/>
          <w:color w:val="333333"/>
        </w:rPr>
        <w:t>ADASYN</w:t>
      </w:r>
      <w:r w:rsidR="00742EF1">
        <w:rPr>
          <w:rFonts w:ascii="Garamond" w:eastAsia="SimSun" w:hAnsi="Garamond" w:cs="Times"/>
          <w:color w:val="333333"/>
        </w:rPr>
        <w:t xml:space="preserve"> respectively</w:t>
      </w:r>
      <w:r w:rsidR="00241B9C">
        <w:rPr>
          <w:rFonts w:ascii="Garamond" w:eastAsia="SimSun" w:hAnsi="Garamond" w:cs="Times"/>
          <w:color w:val="333333"/>
        </w:rPr>
        <w:t xml:space="preserve">. </w:t>
      </w:r>
      <w:r w:rsidR="00672999">
        <w:rPr>
          <w:rFonts w:ascii="Garamond" w:eastAsia="SimSun" w:hAnsi="Garamond" w:cs="Times"/>
          <w:color w:val="333333"/>
        </w:rPr>
        <w:t xml:space="preserve">Unlike the </w:t>
      </w:r>
      <w:r w:rsidR="00672999">
        <w:rPr>
          <w:rFonts w:ascii="Garamond" w:eastAsia="SimSun" w:hAnsi="Garamond" w:cs="Times"/>
          <w:color w:val="333333"/>
        </w:rPr>
        <w:lastRenderedPageBreak/>
        <w:t>results in Table 2, w</w:t>
      </w:r>
      <w:r w:rsidR="006015DF">
        <w:rPr>
          <w:rFonts w:ascii="Garamond" w:eastAsia="SimSun" w:hAnsi="Garamond" w:cs="Times"/>
          <w:color w:val="333333"/>
        </w:rPr>
        <w:t xml:space="preserve">hen combined </w:t>
      </w:r>
      <w:r w:rsidR="005520E9">
        <w:rPr>
          <w:rFonts w:ascii="Garamond" w:eastAsia="SimSun" w:hAnsi="Garamond" w:cs="Times"/>
          <w:color w:val="333333"/>
        </w:rPr>
        <w:t xml:space="preserve">with sampling, the </w:t>
      </w:r>
      <w:r w:rsidR="00A66479">
        <w:rPr>
          <w:rFonts w:ascii="Garamond" w:eastAsia="SimSun" w:hAnsi="Garamond" w:cs="Times"/>
          <w:color w:val="333333"/>
        </w:rPr>
        <w:t>performance</w:t>
      </w:r>
      <w:r w:rsidR="00415944">
        <w:rPr>
          <w:rFonts w:ascii="Garamond" w:eastAsia="SimSun" w:hAnsi="Garamond" w:cs="Times"/>
          <w:color w:val="333333"/>
        </w:rPr>
        <w:t xml:space="preserve"> </w:t>
      </w:r>
      <w:r w:rsidR="005520E9">
        <w:rPr>
          <w:rFonts w:ascii="Garamond" w:eastAsia="SimSun" w:hAnsi="Garamond" w:cs="Times"/>
          <w:color w:val="333333"/>
        </w:rPr>
        <w:t xml:space="preserve">difference in </w:t>
      </w:r>
      <w:r w:rsidR="00A66479">
        <w:rPr>
          <w:rFonts w:ascii="Garamond" w:eastAsia="SimSun" w:hAnsi="Garamond" w:cs="Times"/>
          <w:color w:val="333333"/>
        </w:rPr>
        <w:t xml:space="preserve">machine learning methods </w:t>
      </w:r>
      <w:r w:rsidR="00415944">
        <w:rPr>
          <w:rFonts w:ascii="Garamond" w:eastAsia="SimSun" w:hAnsi="Garamond" w:cs="Times"/>
          <w:color w:val="333333"/>
        </w:rPr>
        <w:t>and our baseline model diverges</w:t>
      </w:r>
      <w:r w:rsidR="00672999">
        <w:rPr>
          <w:rFonts w:ascii="Garamond" w:eastAsia="SimSun" w:hAnsi="Garamond" w:cs="Times"/>
          <w:color w:val="333333"/>
        </w:rPr>
        <w:t>.</w:t>
      </w:r>
      <w:r w:rsidR="007C10C6">
        <w:rPr>
          <w:rFonts w:ascii="Garamond" w:eastAsia="SimSun" w:hAnsi="Garamond" w:cs="Times"/>
          <w:color w:val="333333"/>
        </w:rPr>
        <w:t xml:space="preserve"> </w:t>
      </w:r>
    </w:p>
    <w:p w14:paraId="4269107E" w14:textId="2C972A94" w:rsidR="005717F6" w:rsidRDefault="00F061BD" w:rsidP="00065FB8">
      <w:pPr>
        <w:spacing w:line="480" w:lineRule="auto"/>
        <w:ind w:left="720"/>
        <w:rPr>
          <w:ins w:id="140" w:author="Erin Coniker Lentz" w:date="2020-01-01T14:25:00Z"/>
          <w:rFonts w:ascii="Garamond" w:eastAsia="SimSun" w:hAnsi="Garamond" w:cs="Times"/>
          <w:color w:val="333333"/>
        </w:rPr>
      </w:pPr>
      <w:r>
        <w:rPr>
          <w:rFonts w:ascii="Garamond" w:eastAsia="SimSun" w:hAnsi="Garamond" w:cs="Times"/>
          <w:color w:val="333333"/>
        </w:rPr>
        <w:t xml:space="preserve">We see an increase in the </w:t>
      </w:r>
      <w:commentRangeStart w:id="141"/>
      <w:r>
        <w:rPr>
          <w:rFonts w:ascii="Garamond" w:eastAsia="SimSun" w:hAnsi="Garamond" w:cs="Times"/>
          <w:color w:val="333333"/>
        </w:rPr>
        <w:t xml:space="preserve">recall rate </w:t>
      </w:r>
      <w:commentRangeEnd w:id="141"/>
      <w:r w:rsidR="005717F6">
        <w:rPr>
          <w:rStyle w:val="CommentReference"/>
        </w:rPr>
        <w:commentReference w:id="141"/>
      </w:r>
      <w:r>
        <w:rPr>
          <w:rFonts w:ascii="Garamond" w:eastAsia="SimSun" w:hAnsi="Garamond" w:cs="Times"/>
          <w:color w:val="333333"/>
        </w:rPr>
        <w:t xml:space="preserve">in almost all the country-measure </w:t>
      </w:r>
      <w:r w:rsidR="00672999">
        <w:rPr>
          <w:rFonts w:ascii="Garamond" w:eastAsia="SimSun" w:hAnsi="Garamond" w:cs="Times"/>
          <w:color w:val="333333"/>
        </w:rPr>
        <w:t xml:space="preserve">combinations </w:t>
      </w:r>
      <w:r w:rsidR="00A356A2">
        <w:rPr>
          <w:rFonts w:ascii="Garamond" w:eastAsia="SimSun" w:hAnsi="Garamond" w:cs="Times"/>
          <w:color w:val="333333"/>
        </w:rPr>
        <w:t>i</w:t>
      </w:r>
      <w:r w:rsidR="00672999">
        <w:rPr>
          <w:rFonts w:ascii="Garamond" w:eastAsia="SimSun" w:hAnsi="Garamond" w:cs="Times"/>
          <w:color w:val="333333"/>
        </w:rPr>
        <w:t xml:space="preserve">n both the </w:t>
      </w:r>
      <w:r w:rsidR="00EF738B">
        <w:rPr>
          <w:rFonts w:ascii="Garamond" w:eastAsia="SimSun" w:hAnsi="Garamond" w:cs="Times"/>
          <w:color w:val="333333"/>
        </w:rPr>
        <w:t>middle</w:t>
      </w:r>
      <w:r w:rsidR="00672999">
        <w:rPr>
          <w:rFonts w:ascii="Garamond" w:eastAsia="SimSun" w:hAnsi="Garamond" w:cs="Times"/>
          <w:color w:val="333333"/>
        </w:rPr>
        <w:t xml:space="preserve"> and most insecure categories.</w:t>
      </w:r>
      <w:ins w:id="142" w:author="Erin Coniker Lentz" w:date="2020-01-01T14:26:00Z">
        <w:r w:rsidR="005717F6">
          <w:rPr>
            <w:rFonts w:ascii="Garamond" w:eastAsia="SimSun" w:hAnsi="Garamond" w:cs="Times"/>
            <w:color w:val="333333"/>
          </w:rPr>
          <w:t xml:space="preserve"> The recall rate tells us…</w:t>
        </w:r>
      </w:ins>
      <w:r w:rsidR="00672999">
        <w:rPr>
          <w:rFonts w:ascii="Garamond" w:eastAsia="SimSun" w:hAnsi="Garamond" w:cs="Times"/>
          <w:color w:val="333333"/>
        </w:rPr>
        <w:t xml:space="preserve"> </w:t>
      </w:r>
      <w:r>
        <w:rPr>
          <w:rFonts w:ascii="Garamond" w:eastAsia="SimSun" w:hAnsi="Garamond" w:cs="Times"/>
          <w:color w:val="333333"/>
        </w:rPr>
        <w:t xml:space="preserve">In Malawi, the recall rate on FCS has increased </w:t>
      </w:r>
      <w:r w:rsidR="009C082D">
        <w:rPr>
          <w:rFonts w:ascii="Garamond" w:eastAsia="SimSun" w:hAnsi="Garamond" w:cs="Times"/>
          <w:color w:val="333333"/>
        </w:rPr>
        <w:t xml:space="preserve">from 0.26 in baseline </w:t>
      </w:r>
      <w:r>
        <w:rPr>
          <w:rFonts w:ascii="Garamond" w:eastAsia="SimSun" w:hAnsi="Garamond" w:cs="Times"/>
          <w:color w:val="333333"/>
        </w:rPr>
        <w:t xml:space="preserve">to </w:t>
      </w:r>
      <w:r w:rsidR="00542AB4">
        <w:rPr>
          <w:rFonts w:ascii="Garamond" w:eastAsia="SimSun" w:hAnsi="Garamond" w:cs="Times"/>
          <w:color w:val="333333"/>
        </w:rPr>
        <w:t xml:space="preserve">0.26 - </w:t>
      </w:r>
      <w:r w:rsidR="00A912AA">
        <w:rPr>
          <w:rFonts w:ascii="Garamond" w:eastAsia="SimSun" w:hAnsi="Garamond" w:cs="Times"/>
          <w:color w:val="333333"/>
        </w:rPr>
        <w:t xml:space="preserve">0.38 for the </w:t>
      </w:r>
      <w:r w:rsidR="00EF738B">
        <w:rPr>
          <w:rFonts w:ascii="Garamond" w:eastAsia="SimSun" w:hAnsi="Garamond" w:cs="Times"/>
          <w:color w:val="333333"/>
        </w:rPr>
        <w:t>borderline</w:t>
      </w:r>
      <w:r w:rsidR="00A912AA">
        <w:rPr>
          <w:rFonts w:ascii="Garamond" w:eastAsia="SimSun" w:hAnsi="Garamond" w:cs="Times"/>
          <w:color w:val="333333"/>
        </w:rPr>
        <w:t xml:space="preserve"> category</w:t>
      </w:r>
      <w:r w:rsidR="00542AB4">
        <w:rPr>
          <w:rFonts w:ascii="Garamond" w:eastAsia="SimSun" w:hAnsi="Garamond" w:cs="Times"/>
          <w:color w:val="333333"/>
        </w:rPr>
        <w:t xml:space="preserve"> and</w:t>
      </w:r>
      <w:r w:rsidR="009C082D">
        <w:rPr>
          <w:rFonts w:ascii="Garamond" w:eastAsia="SimSun" w:hAnsi="Garamond" w:cs="Times"/>
          <w:color w:val="333333"/>
        </w:rPr>
        <w:t xml:space="preserve"> from 0 in baseline</w:t>
      </w:r>
      <w:r w:rsidR="00542AB4">
        <w:rPr>
          <w:rFonts w:ascii="Garamond" w:eastAsia="SimSun" w:hAnsi="Garamond" w:cs="Times"/>
          <w:color w:val="333333"/>
        </w:rPr>
        <w:t xml:space="preserve"> 0.06 - 0.27 for the poor category; recall rate on </w:t>
      </w:r>
      <w:proofErr w:type="spellStart"/>
      <w:r w:rsidR="00542AB4">
        <w:rPr>
          <w:rFonts w:ascii="Garamond" w:eastAsia="SimSun" w:hAnsi="Garamond" w:cs="Times"/>
          <w:color w:val="333333"/>
        </w:rPr>
        <w:t>rCSI</w:t>
      </w:r>
      <w:proofErr w:type="spellEnd"/>
      <w:r w:rsidR="00542AB4">
        <w:rPr>
          <w:rFonts w:ascii="Garamond" w:eastAsia="SimSun" w:hAnsi="Garamond" w:cs="Times"/>
          <w:color w:val="333333"/>
        </w:rPr>
        <w:t xml:space="preserve"> rise </w:t>
      </w:r>
      <w:r w:rsidR="009C082D">
        <w:rPr>
          <w:rFonts w:ascii="Garamond" w:eastAsia="SimSun" w:hAnsi="Garamond" w:cs="Times"/>
          <w:color w:val="333333"/>
        </w:rPr>
        <w:t xml:space="preserve">from 0.36 in baseline </w:t>
      </w:r>
      <w:r w:rsidR="00542AB4">
        <w:rPr>
          <w:rFonts w:ascii="Garamond" w:eastAsia="SimSun" w:hAnsi="Garamond" w:cs="Times"/>
          <w:color w:val="333333"/>
        </w:rPr>
        <w:t xml:space="preserve">to 0.36 - 0.72 for </w:t>
      </w:r>
      <w:r w:rsidR="00526B44">
        <w:rPr>
          <w:rFonts w:ascii="Garamond" w:eastAsia="SimSun" w:hAnsi="Garamond" w:cs="Times"/>
          <w:color w:val="333333"/>
        </w:rPr>
        <w:t>mildly</w:t>
      </w:r>
      <w:r w:rsidR="00542AB4">
        <w:rPr>
          <w:rFonts w:ascii="Garamond" w:eastAsia="SimSun" w:hAnsi="Garamond" w:cs="Times"/>
          <w:color w:val="333333"/>
        </w:rPr>
        <w:t xml:space="preserve"> insecure category and </w:t>
      </w:r>
      <w:r w:rsidR="00F4452B">
        <w:rPr>
          <w:rFonts w:ascii="Garamond" w:eastAsia="SimSun" w:hAnsi="Garamond" w:cs="Times"/>
          <w:color w:val="333333"/>
        </w:rPr>
        <w:t xml:space="preserve">from 0 to </w:t>
      </w:r>
      <w:r w:rsidR="00821A08">
        <w:rPr>
          <w:rFonts w:ascii="Garamond" w:eastAsia="SimSun" w:hAnsi="Garamond" w:cs="Times"/>
          <w:color w:val="333333"/>
        </w:rPr>
        <w:t xml:space="preserve">0.04 </w:t>
      </w:r>
      <w:r w:rsidR="00526B44">
        <w:rPr>
          <w:rFonts w:ascii="Garamond" w:eastAsia="SimSun" w:hAnsi="Garamond" w:cs="Times"/>
          <w:color w:val="333333"/>
        </w:rPr>
        <w:t>–</w:t>
      </w:r>
      <w:r w:rsidR="00821A08">
        <w:rPr>
          <w:rFonts w:ascii="Garamond" w:eastAsia="SimSun" w:hAnsi="Garamond" w:cs="Times"/>
          <w:color w:val="333333"/>
        </w:rPr>
        <w:t xml:space="preserve"> </w:t>
      </w:r>
      <w:r w:rsidR="00526B44">
        <w:rPr>
          <w:rFonts w:ascii="Garamond" w:eastAsia="SimSun" w:hAnsi="Garamond" w:cs="Times"/>
          <w:color w:val="333333"/>
        </w:rPr>
        <w:t>0.20 for the moderately insecure category</w:t>
      </w:r>
      <w:r w:rsidR="00542AB4">
        <w:rPr>
          <w:rFonts w:ascii="Garamond" w:eastAsia="SimSun" w:hAnsi="Garamond" w:cs="Times"/>
          <w:color w:val="333333"/>
        </w:rPr>
        <w:t xml:space="preserve">. </w:t>
      </w:r>
      <w:r w:rsidR="009C082D">
        <w:rPr>
          <w:rFonts w:ascii="Garamond" w:eastAsia="SimSun" w:hAnsi="Garamond" w:cs="Times"/>
          <w:color w:val="333333"/>
        </w:rPr>
        <w:t xml:space="preserve">In </w:t>
      </w:r>
      <w:r w:rsidR="00F4452B">
        <w:rPr>
          <w:rFonts w:ascii="Garamond" w:eastAsia="SimSun" w:hAnsi="Garamond" w:cs="Times"/>
          <w:color w:val="333333"/>
        </w:rPr>
        <w:t>Tanzania</w:t>
      </w:r>
      <w:r w:rsidR="009C082D">
        <w:rPr>
          <w:rFonts w:ascii="Garamond" w:eastAsia="SimSun" w:hAnsi="Garamond" w:cs="Times"/>
          <w:color w:val="333333"/>
        </w:rPr>
        <w:t xml:space="preserve">, the recall rate on FCS has increased </w:t>
      </w:r>
      <w:r w:rsidR="00084513">
        <w:rPr>
          <w:rFonts w:ascii="Garamond" w:eastAsia="SimSun" w:hAnsi="Garamond" w:cs="Times"/>
          <w:color w:val="333333"/>
        </w:rPr>
        <w:t xml:space="preserve">from 0.06 </w:t>
      </w:r>
      <w:r w:rsidR="009C082D">
        <w:rPr>
          <w:rFonts w:ascii="Garamond" w:eastAsia="SimSun" w:hAnsi="Garamond" w:cs="Times"/>
          <w:color w:val="333333"/>
        </w:rPr>
        <w:t>to 0.</w:t>
      </w:r>
      <w:r w:rsidR="00084513">
        <w:rPr>
          <w:rFonts w:ascii="Garamond" w:eastAsia="SimSun" w:hAnsi="Garamond" w:cs="Times"/>
          <w:color w:val="333333"/>
        </w:rPr>
        <w:t>06</w:t>
      </w:r>
      <w:r w:rsidR="009C082D">
        <w:rPr>
          <w:rFonts w:ascii="Garamond" w:eastAsia="SimSun" w:hAnsi="Garamond" w:cs="Times"/>
          <w:color w:val="333333"/>
        </w:rPr>
        <w:t xml:space="preserve"> - 0.</w:t>
      </w:r>
      <w:r w:rsidR="00084513">
        <w:rPr>
          <w:rFonts w:ascii="Garamond" w:eastAsia="SimSun" w:hAnsi="Garamond" w:cs="Times"/>
          <w:color w:val="333333"/>
        </w:rPr>
        <w:t>29</w:t>
      </w:r>
      <w:r w:rsidR="009C082D">
        <w:rPr>
          <w:rFonts w:ascii="Garamond" w:eastAsia="SimSun" w:hAnsi="Garamond" w:cs="Times"/>
          <w:color w:val="333333"/>
        </w:rPr>
        <w:t xml:space="preserve"> for the borderline category and </w:t>
      </w:r>
      <w:r w:rsidR="00084513">
        <w:rPr>
          <w:rFonts w:ascii="Garamond" w:eastAsia="SimSun" w:hAnsi="Garamond" w:cs="Times"/>
          <w:color w:val="333333"/>
        </w:rPr>
        <w:t xml:space="preserve">from 0 to </w:t>
      </w:r>
      <w:r w:rsidR="009C082D">
        <w:rPr>
          <w:rFonts w:ascii="Garamond" w:eastAsia="SimSun" w:hAnsi="Garamond" w:cs="Times"/>
          <w:color w:val="333333"/>
        </w:rPr>
        <w:t>0.0</w:t>
      </w:r>
      <w:r w:rsidR="00084667">
        <w:rPr>
          <w:rFonts w:ascii="Garamond" w:eastAsia="SimSun" w:hAnsi="Garamond" w:cs="Times"/>
          <w:color w:val="333333"/>
        </w:rPr>
        <w:t>0</w:t>
      </w:r>
      <w:r w:rsidR="009C082D">
        <w:rPr>
          <w:rFonts w:ascii="Garamond" w:eastAsia="SimSun" w:hAnsi="Garamond" w:cs="Times"/>
          <w:color w:val="333333"/>
        </w:rPr>
        <w:t xml:space="preserve"> - 0.</w:t>
      </w:r>
      <w:r w:rsidR="00084667">
        <w:rPr>
          <w:rFonts w:ascii="Garamond" w:eastAsia="SimSun" w:hAnsi="Garamond" w:cs="Times"/>
          <w:color w:val="333333"/>
        </w:rPr>
        <w:t>43</w:t>
      </w:r>
      <w:r w:rsidR="009C082D">
        <w:rPr>
          <w:rFonts w:ascii="Garamond" w:eastAsia="SimSun" w:hAnsi="Garamond" w:cs="Times"/>
          <w:color w:val="333333"/>
        </w:rPr>
        <w:t xml:space="preserve"> for the poor category; recall rate on </w:t>
      </w:r>
      <w:proofErr w:type="spellStart"/>
      <w:r w:rsidR="009C082D">
        <w:rPr>
          <w:rFonts w:ascii="Garamond" w:eastAsia="SimSun" w:hAnsi="Garamond" w:cs="Times"/>
          <w:color w:val="333333"/>
        </w:rPr>
        <w:t>rCSI</w:t>
      </w:r>
      <w:proofErr w:type="spellEnd"/>
      <w:r w:rsidR="009C082D">
        <w:rPr>
          <w:rFonts w:ascii="Garamond" w:eastAsia="SimSun" w:hAnsi="Garamond" w:cs="Times"/>
          <w:color w:val="333333"/>
        </w:rPr>
        <w:t xml:space="preserve"> </w:t>
      </w:r>
      <w:r w:rsidR="008C595E">
        <w:rPr>
          <w:rFonts w:ascii="Garamond" w:eastAsia="SimSun" w:hAnsi="Garamond" w:cs="Times"/>
          <w:color w:val="333333"/>
        </w:rPr>
        <w:t xml:space="preserve">increase from 0.29 </w:t>
      </w:r>
      <w:r w:rsidR="009C082D">
        <w:rPr>
          <w:rFonts w:ascii="Garamond" w:eastAsia="SimSun" w:hAnsi="Garamond" w:cs="Times"/>
          <w:color w:val="333333"/>
        </w:rPr>
        <w:t>to 0.</w:t>
      </w:r>
      <w:r w:rsidR="008C595E">
        <w:rPr>
          <w:rFonts w:ascii="Garamond" w:eastAsia="SimSun" w:hAnsi="Garamond" w:cs="Times"/>
          <w:color w:val="333333"/>
        </w:rPr>
        <w:t>29</w:t>
      </w:r>
      <w:r w:rsidR="009C082D">
        <w:rPr>
          <w:rFonts w:ascii="Garamond" w:eastAsia="SimSun" w:hAnsi="Garamond" w:cs="Times"/>
          <w:color w:val="333333"/>
        </w:rPr>
        <w:t xml:space="preserve"> - 0.</w:t>
      </w:r>
      <w:r w:rsidR="008C595E">
        <w:rPr>
          <w:rFonts w:ascii="Garamond" w:eastAsia="SimSun" w:hAnsi="Garamond" w:cs="Times"/>
          <w:color w:val="333333"/>
        </w:rPr>
        <w:t>54</w:t>
      </w:r>
      <w:r w:rsidR="009C082D">
        <w:rPr>
          <w:rFonts w:ascii="Garamond" w:eastAsia="SimSun" w:hAnsi="Garamond" w:cs="Times"/>
          <w:color w:val="333333"/>
        </w:rPr>
        <w:t xml:space="preserve"> for mildly insecure category and 0.</w:t>
      </w:r>
      <w:r w:rsidR="008C595E">
        <w:rPr>
          <w:rFonts w:ascii="Garamond" w:eastAsia="SimSun" w:hAnsi="Garamond" w:cs="Times"/>
          <w:color w:val="333333"/>
        </w:rPr>
        <w:t>07</w:t>
      </w:r>
      <w:r w:rsidR="009C082D">
        <w:rPr>
          <w:rFonts w:ascii="Garamond" w:eastAsia="SimSun" w:hAnsi="Garamond" w:cs="Times"/>
          <w:color w:val="333333"/>
        </w:rPr>
        <w:t xml:space="preserve"> – 0.20 for the moderately insecure category.</w:t>
      </w:r>
      <w:r w:rsidR="008C595E">
        <w:rPr>
          <w:rFonts w:ascii="Garamond" w:eastAsia="SimSun" w:hAnsi="Garamond" w:cs="Times"/>
          <w:color w:val="333333"/>
        </w:rPr>
        <w:t xml:space="preserve"> In </w:t>
      </w:r>
      <w:r w:rsidR="000C34D8">
        <w:rPr>
          <w:rFonts w:ascii="Garamond" w:eastAsia="SimSun" w:hAnsi="Garamond" w:cs="Times"/>
          <w:color w:val="333333"/>
        </w:rPr>
        <w:t>Uganda, the performance improvement is small for the borderline category</w:t>
      </w:r>
      <w:r w:rsidR="00A356A2">
        <w:rPr>
          <w:rFonts w:ascii="Garamond" w:eastAsia="SimSun" w:hAnsi="Garamond" w:cs="Times"/>
          <w:color w:val="333333"/>
        </w:rPr>
        <w:t>,</w:t>
      </w:r>
      <w:r w:rsidR="000C34D8">
        <w:rPr>
          <w:rFonts w:ascii="Garamond" w:eastAsia="SimSun" w:hAnsi="Garamond" w:cs="Times"/>
          <w:color w:val="333333"/>
        </w:rPr>
        <w:t xml:space="preserve"> but the recall rate on </w:t>
      </w:r>
      <w:r w:rsidR="00A356A2">
        <w:rPr>
          <w:rFonts w:ascii="Garamond" w:eastAsia="SimSun" w:hAnsi="Garamond" w:cs="Times"/>
          <w:color w:val="333333"/>
        </w:rPr>
        <w:t xml:space="preserve">the </w:t>
      </w:r>
      <w:r w:rsidR="000C34D8">
        <w:rPr>
          <w:rFonts w:ascii="Garamond" w:eastAsia="SimSun" w:hAnsi="Garamond" w:cs="Times"/>
          <w:color w:val="333333"/>
        </w:rPr>
        <w:t>poor category increased from 0 to 0.3</w:t>
      </w:r>
      <w:r w:rsidR="008422E7">
        <w:rPr>
          <w:rFonts w:ascii="Garamond" w:eastAsia="SimSun" w:hAnsi="Garamond" w:cs="Times"/>
          <w:color w:val="333333"/>
        </w:rPr>
        <w:t>.</w:t>
      </w:r>
      <w:r w:rsidR="008C595E">
        <w:rPr>
          <w:rFonts w:ascii="Garamond" w:eastAsia="SimSun" w:hAnsi="Garamond" w:cs="Times"/>
          <w:color w:val="333333"/>
        </w:rPr>
        <w:t xml:space="preserve"> </w:t>
      </w:r>
    </w:p>
    <w:p w14:paraId="16E9649A" w14:textId="6B8CC902" w:rsidR="003140BD" w:rsidRDefault="008C595E" w:rsidP="00065FB8">
      <w:pPr>
        <w:spacing w:line="480" w:lineRule="auto"/>
        <w:ind w:left="720"/>
        <w:rPr>
          <w:rFonts w:ascii="Garamond" w:eastAsia="SimSun" w:hAnsi="Garamond" w:cs="Times"/>
          <w:color w:val="333333"/>
        </w:rPr>
      </w:pPr>
      <w:r>
        <w:rPr>
          <w:rFonts w:ascii="Garamond" w:eastAsia="SimSun" w:hAnsi="Garamond" w:cs="Times"/>
          <w:color w:val="333333"/>
        </w:rPr>
        <w:t>The F-1 scores</w:t>
      </w:r>
      <w:ins w:id="143" w:author="Erin Coniker Lentz" w:date="2020-01-01T14:25:00Z">
        <w:r w:rsidR="005717F6">
          <w:rPr>
            <w:rFonts w:ascii="Garamond" w:eastAsia="SimSun" w:hAnsi="Garamond" w:cs="Times"/>
            <w:color w:val="333333"/>
          </w:rPr>
          <w:t xml:space="preserve">, </w:t>
        </w:r>
        <w:commentRangeStart w:id="144"/>
        <w:r w:rsidR="005717F6">
          <w:rPr>
            <w:rFonts w:ascii="Garamond" w:eastAsia="SimSun" w:hAnsi="Garamond" w:cs="Times"/>
            <w:color w:val="333333"/>
          </w:rPr>
          <w:t xml:space="preserve">which show us…, </w:t>
        </w:r>
        <w:commentRangeEnd w:id="144"/>
        <w:r w:rsidR="005717F6">
          <w:rPr>
            <w:rStyle w:val="CommentReference"/>
          </w:rPr>
          <w:commentReference w:id="144"/>
        </w:r>
        <w:r w:rsidR="005717F6">
          <w:rPr>
            <w:rFonts w:ascii="Garamond" w:eastAsia="SimSun" w:hAnsi="Garamond" w:cs="Times"/>
            <w:color w:val="333333"/>
          </w:rPr>
          <w:t>for</w:t>
        </w:r>
      </w:ins>
      <w:del w:id="145" w:author="Erin Coniker Lentz" w:date="2020-01-01T14:25:00Z">
        <w:r w:rsidDel="005717F6">
          <w:rPr>
            <w:rFonts w:ascii="Garamond" w:eastAsia="SimSun" w:hAnsi="Garamond" w:cs="Times"/>
            <w:color w:val="333333"/>
          </w:rPr>
          <w:delText xml:space="preserve"> of</w:delText>
        </w:r>
      </w:del>
      <w:r>
        <w:rPr>
          <w:rFonts w:ascii="Garamond" w:eastAsia="SimSun" w:hAnsi="Garamond" w:cs="Times"/>
          <w:color w:val="333333"/>
        </w:rPr>
        <w:t xml:space="preserve"> all the </w:t>
      </w:r>
      <w:r w:rsidR="00813C45">
        <w:rPr>
          <w:rFonts w:ascii="Garamond" w:eastAsia="SimSun" w:hAnsi="Garamond" w:cs="Times"/>
          <w:color w:val="333333"/>
        </w:rPr>
        <w:t>five</w:t>
      </w:r>
      <w:r>
        <w:rPr>
          <w:rFonts w:ascii="Garamond" w:eastAsia="SimSun" w:hAnsi="Garamond" w:cs="Times"/>
          <w:color w:val="333333"/>
        </w:rPr>
        <w:t xml:space="preserve"> </w:t>
      </w:r>
      <w:r w:rsidR="006D603C">
        <w:rPr>
          <w:rFonts w:ascii="Garamond" w:eastAsia="SimSun" w:hAnsi="Garamond" w:cs="Times"/>
          <w:color w:val="333333"/>
        </w:rPr>
        <w:t>case</w:t>
      </w:r>
      <w:r w:rsidR="00A356A2">
        <w:rPr>
          <w:rFonts w:ascii="Garamond" w:eastAsia="SimSun" w:hAnsi="Garamond" w:cs="Times"/>
          <w:color w:val="333333"/>
        </w:rPr>
        <w:t>s</w:t>
      </w:r>
      <w:r w:rsidR="006D603C">
        <w:rPr>
          <w:rFonts w:ascii="Garamond" w:eastAsia="SimSun" w:hAnsi="Garamond" w:cs="Times"/>
          <w:color w:val="333333"/>
        </w:rPr>
        <w:t xml:space="preserve"> </w:t>
      </w:r>
      <w:r>
        <w:rPr>
          <w:rFonts w:ascii="Garamond" w:eastAsia="SimSun" w:hAnsi="Garamond" w:cs="Times"/>
          <w:color w:val="333333"/>
        </w:rPr>
        <w:t>are</w:t>
      </w:r>
      <w:r w:rsidR="006D603C">
        <w:rPr>
          <w:rFonts w:ascii="Garamond" w:eastAsia="SimSun" w:hAnsi="Garamond" w:cs="Times"/>
          <w:color w:val="333333"/>
        </w:rPr>
        <w:t xml:space="preserve"> mostly reasonable</w:t>
      </w:r>
      <w:r w:rsidR="00A356A2">
        <w:rPr>
          <w:rFonts w:ascii="Garamond" w:eastAsia="SimSun" w:hAnsi="Garamond" w:cs="Times"/>
          <w:color w:val="333333"/>
        </w:rPr>
        <w:t>,</w:t>
      </w:r>
      <w:r w:rsidR="006D603C">
        <w:rPr>
          <w:rFonts w:ascii="Garamond" w:eastAsia="SimSun" w:hAnsi="Garamond" w:cs="Times"/>
          <w:color w:val="333333"/>
        </w:rPr>
        <w:t xml:space="preserve"> with specific numbers </w:t>
      </w:r>
      <w:r>
        <w:rPr>
          <w:rFonts w:ascii="Garamond" w:eastAsia="SimSun" w:hAnsi="Garamond" w:cs="Times"/>
          <w:color w:val="333333"/>
        </w:rPr>
        <w:t xml:space="preserve">presented in </w:t>
      </w:r>
      <w:r w:rsidR="0067609D">
        <w:rPr>
          <w:rFonts w:ascii="Garamond" w:eastAsia="SimSun" w:hAnsi="Garamond" w:cs="Times"/>
          <w:color w:val="333333"/>
        </w:rPr>
        <w:t xml:space="preserve">Appendix </w:t>
      </w:r>
      <w:r>
        <w:rPr>
          <w:rFonts w:ascii="Garamond" w:eastAsia="SimSun" w:hAnsi="Garamond" w:cs="Times"/>
          <w:color w:val="333333"/>
        </w:rPr>
        <w:t>Table A</w:t>
      </w:r>
      <w:r w:rsidR="006D603C">
        <w:rPr>
          <w:rFonts w:ascii="Garamond" w:eastAsia="SimSun" w:hAnsi="Garamond" w:cs="Times"/>
          <w:color w:val="333333"/>
        </w:rPr>
        <w:t>1.</w:t>
      </w:r>
      <w:r w:rsidR="004F4BC4">
        <w:rPr>
          <w:rFonts w:ascii="Garamond" w:eastAsia="SimSun" w:hAnsi="Garamond" w:cs="Times"/>
          <w:color w:val="333333"/>
        </w:rPr>
        <w:t xml:space="preserve"> </w:t>
      </w:r>
      <w:r w:rsidR="000001DE">
        <w:rPr>
          <w:rFonts w:ascii="Garamond" w:eastAsia="SimSun" w:hAnsi="Garamond" w:cs="Times"/>
          <w:color w:val="333333"/>
        </w:rPr>
        <w:t>The balanced training data have forced models to take up more structures of the data in the insecure category</w:t>
      </w:r>
      <w:r w:rsidR="00340F7B">
        <w:rPr>
          <w:rFonts w:ascii="Garamond" w:eastAsia="SimSun" w:hAnsi="Garamond" w:cs="Times"/>
          <w:color w:val="333333"/>
        </w:rPr>
        <w:t xml:space="preserve"> and lead to more correctly identified insecure villages</w:t>
      </w:r>
      <w:r w:rsidR="00626477">
        <w:rPr>
          <w:rFonts w:ascii="Garamond" w:eastAsia="SimSun" w:hAnsi="Garamond" w:cs="Times"/>
          <w:color w:val="333333"/>
        </w:rPr>
        <w:t xml:space="preserve"> in both </w:t>
      </w:r>
      <w:r w:rsidR="00C46B6E">
        <w:rPr>
          <w:rFonts w:ascii="Garamond" w:eastAsia="SimSun" w:hAnsi="Garamond" w:cs="Times" w:hint="eastAsia"/>
          <w:color w:val="333333"/>
        </w:rPr>
        <w:t>the</w:t>
      </w:r>
      <w:r w:rsidR="00C46B6E">
        <w:rPr>
          <w:rFonts w:ascii="Garamond" w:eastAsia="SimSun" w:hAnsi="Garamond" w:cs="Times"/>
          <w:color w:val="333333"/>
        </w:rPr>
        <w:t xml:space="preserve"> middle and most food</w:t>
      </w:r>
      <w:r w:rsidR="00A356A2">
        <w:rPr>
          <w:rFonts w:ascii="Garamond" w:eastAsia="SimSun" w:hAnsi="Garamond" w:cs="Times"/>
          <w:color w:val="333333"/>
        </w:rPr>
        <w:t>-</w:t>
      </w:r>
      <w:r w:rsidR="00C46B6E">
        <w:rPr>
          <w:rFonts w:ascii="Garamond" w:eastAsia="SimSun" w:hAnsi="Garamond" w:cs="Times"/>
          <w:color w:val="333333"/>
        </w:rPr>
        <w:t xml:space="preserve">insecure category. </w:t>
      </w:r>
      <w:r w:rsidR="00626477">
        <w:rPr>
          <w:rFonts w:ascii="Garamond" w:eastAsia="SimSun" w:hAnsi="Garamond" w:cs="Times"/>
          <w:color w:val="333333"/>
        </w:rPr>
        <w:t xml:space="preserve">There are </w:t>
      </w:r>
      <w:r w:rsidR="00340F7B">
        <w:rPr>
          <w:rFonts w:ascii="Garamond" w:eastAsia="SimSun" w:hAnsi="Garamond" w:cs="Times"/>
          <w:color w:val="333333"/>
        </w:rPr>
        <w:t xml:space="preserve">cost of </w:t>
      </w:r>
      <w:r w:rsidR="000001DE">
        <w:rPr>
          <w:rFonts w:ascii="Garamond" w:eastAsia="SimSun" w:hAnsi="Garamond" w:cs="Times"/>
          <w:color w:val="333333"/>
        </w:rPr>
        <w:t>more misclassification on the secure households</w:t>
      </w:r>
      <w:r w:rsidR="006C25B3">
        <w:rPr>
          <w:rFonts w:ascii="Garamond" w:eastAsia="SimSun" w:hAnsi="Garamond" w:cs="Times"/>
          <w:color w:val="333333"/>
        </w:rPr>
        <w:t xml:space="preserve"> (represented by a lower precision) in applying the sampling</w:t>
      </w:r>
      <w:r w:rsidR="00A356A2">
        <w:rPr>
          <w:rFonts w:ascii="Garamond" w:eastAsia="SimSun" w:hAnsi="Garamond" w:cs="Times"/>
          <w:color w:val="333333"/>
        </w:rPr>
        <w:t>,</w:t>
      </w:r>
      <w:r w:rsidR="006C25B3">
        <w:rPr>
          <w:rFonts w:ascii="Garamond" w:eastAsia="SimSun" w:hAnsi="Garamond" w:cs="Times"/>
          <w:color w:val="333333"/>
        </w:rPr>
        <w:t xml:space="preserve"> but we care more about </w:t>
      </w:r>
      <w:r w:rsidR="00A356A2">
        <w:rPr>
          <w:rFonts w:ascii="Garamond" w:eastAsia="SimSun" w:hAnsi="Garamond" w:cs="Times"/>
          <w:color w:val="333333"/>
        </w:rPr>
        <w:t xml:space="preserve">the </w:t>
      </w:r>
      <w:r w:rsidR="006C25B3">
        <w:rPr>
          <w:rFonts w:ascii="Garamond" w:eastAsia="SimSun" w:hAnsi="Garamond" w:cs="Times"/>
          <w:color w:val="333333"/>
        </w:rPr>
        <w:t>recall and F-1 score.</w:t>
      </w:r>
      <w:r w:rsidR="00340F7B">
        <w:rPr>
          <w:rFonts w:ascii="Garamond" w:eastAsia="SimSun" w:hAnsi="Garamond" w:cs="Times"/>
          <w:color w:val="333333"/>
        </w:rPr>
        <w:t xml:space="preserve"> </w:t>
      </w:r>
    </w:p>
    <w:p w14:paraId="0506E1A8" w14:textId="3BC9780B" w:rsidR="00F061BD" w:rsidRDefault="00651091" w:rsidP="00065FB8">
      <w:pPr>
        <w:spacing w:line="480" w:lineRule="auto"/>
        <w:ind w:left="720"/>
        <w:rPr>
          <w:rFonts w:ascii="Garamond" w:eastAsia="SimSun" w:hAnsi="Garamond" w:cs="Times"/>
          <w:color w:val="333333"/>
        </w:rPr>
      </w:pPr>
      <w:r>
        <w:rPr>
          <w:rFonts w:ascii="Garamond" w:eastAsia="SimSun" w:hAnsi="Garamond" w:cs="Times"/>
          <w:color w:val="333333"/>
        </w:rPr>
        <w:t>Compari</w:t>
      </w:r>
      <w:r w:rsidR="0017126F">
        <w:rPr>
          <w:rFonts w:ascii="Garamond" w:eastAsia="SimSun" w:hAnsi="Garamond" w:cs="Times"/>
          <w:color w:val="333333"/>
        </w:rPr>
        <w:t xml:space="preserve">ng </w:t>
      </w:r>
      <w:r>
        <w:rPr>
          <w:rFonts w:ascii="Garamond" w:eastAsia="SimSun" w:hAnsi="Garamond" w:cs="Times"/>
          <w:color w:val="333333"/>
        </w:rPr>
        <w:t>different oversampling methods, ADASYN</w:t>
      </w:r>
      <w:r w:rsidR="00A356A2">
        <w:rPr>
          <w:rFonts w:ascii="Garamond" w:eastAsia="SimSun" w:hAnsi="Garamond" w:cs="Times"/>
          <w:color w:val="333333"/>
        </w:rPr>
        <w:t>, in general,</w:t>
      </w:r>
      <w:r>
        <w:rPr>
          <w:rFonts w:ascii="Garamond" w:eastAsia="SimSun" w:hAnsi="Garamond" w:cs="Times"/>
          <w:color w:val="333333"/>
        </w:rPr>
        <w:t xml:space="preserve"> perform</w:t>
      </w:r>
      <w:r w:rsidR="00A356A2">
        <w:rPr>
          <w:rFonts w:ascii="Garamond" w:eastAsia="SimSun" w:hAnsi="Garamond" w:cs="Times"/>
          <w:color w:val="333333"/>
        </w:rPr>
        <w:t>s</w:t>
      </w:r>
      <w:r>
        <w:rPr>
          <w:rFonts w:ascii="Garamond" w:eastAsia="SimSun" w:hAnsi="Garamond" w:cs="Times"/>
          <w:color w:val="333333"/>
        </w:rPr>
        <w:t xml:space="preserve"> better than SMOTE-Tomek </w:t>
      </w:r>
      <w:r w:rsidR="00A67337">
        <w:rPr>
          <w:rFonts w:ascii="Garamond" w:eastAsia="SimSun" w:hAnsi="Garamond" w:cs="Times"/>
          <w:color w:val="333333"/>
        </w:rPr>
        <w:t xml:space="preserve">as it adds random noise to </w:t>
      </w:r>
      <w:r w:rsidR="00566D1A">
        <w:rPr>
          <w:rFonts w:ascii="Garamond" w:eastAsia="SimSun" w:hAnsi="Garamond" w:cs="Times"/>
          <w:color w:val="333333"/>
        </w:rPr>
        <w:t xml:space="preserve">the oversampled observations to prevent overfitting. </w:t>
      </w:r>
      <w:r w:rsidR="00A356A2">
        <w:rPr>
          <w:rFonts w:ascii="Garamond" w:eastAsia="SimSun" w:hAnsi="Garamond" w:cs="Times"/>
          <w:color w:val="333333"/>
        </w:rPr>
        <w:t>The</w:t>
      </w:r>
      <w:r w:rsidR="00566D1A">
        <w:rPr>
          <w:rFonts w:ascii="Garamond" w:eastAsia="SimSun" w:hAnsi="Garamond" w:cs="Times"/>
          <w:color w:val="333333"/>
        </w:rPr>
        <w:t xml:space="preserve"> simple oversampling </w:t>
      </w:r>
      <w:r w:rsidR="00A356A2">
        <w:rPr>
          <w:rFonts w:ascii="Garamond" w:eastAsia="SimSun" w:hAnsi="Garamond" w:cs="Times"/>
          <w:color w:val="333333"/>
        </w:rPr>
        <w:t xml:space="preserve">method </w:t>
      </w:r>
      <w:r w:rsidR="00566D1A">
        <w:rPr>
          <w:rFonts w:ascii="Garamond" w:eastAsia="SimSun" w:hAnsi="Garamond" w:cs="Times"/>
          <w:color w:val="333333"/>
        </w:rPr>
        <w:t>out</w:t>
      </w:r>
      <w:r w:rsidR="00A356A2">
        <w:rPr>
          <w:rFonts w:ascii="Garamond" w:eastAsia="SimSun" w:hAnsi="Garamond" w:cs="Times"/>
          <w:color w:val="333333"/>
        </w:rPr>
        <w:t>performs</w:t>
      </w:r>
      <w:r w:rsidR="00566D1A">
        <w:rPr>
          <w:rFonts w:ascii="Garamond" w:eastAsia="SimSun" w:hAnsi="Garamond" w:cs="Times"/>
          <w:color w:val="333333"/>
        </w:rPr>
        <w:t xml:space="preserve"> ADASYN in the Malawi-FCS case</w:t>
      </w:r>
      <w:r w:rsidR="00A356A2">
        <w:rPr>
          <w:rFonts w:ascii="Garamond" w:eastAsia="SimSun" w:hAnsi="Garamond" w:cs="Times"/>
          <w:color w:val="333333"/>
        </w:rPr>
        <w:t>,</w:t>
      </w:r>
      <w:r w:rsidR="00566D1A">
        <w:rPr>
          <w:rFonts w:ascii="Garamond" w:eastAsia="SimSun" w:hAnsi="Garamond" w:cs="Times"/>
          <w:color w:val="333333"/>
        </w:rPr>
        <w:t xml:space="preserve"> but in general </w:t>
      </w:r>
      <w:r w:rsidR="00A356A2">
        <w:rPr>
          <w:rFonts w:ascii="Garamond" w:eastAsia="SimSun" w:hAnsi="Garamond" w:cs="Times"/>
          <w:color w:val="333333"/>
        </w:rPr>
        <w:t xml:space="preserve">it performs worse than the other models </w:t>
      </w:r>
      <w:r w:rsidR="00566D1A">
        <w:rPr>
          <w:rFonts w:ascii="Garamond" w:eastAsia="SimSun" w:hAnsi="Garamond" w:cs="Times"/>
          <w:color w:val="333333"/>
        </w:rPr>
        <w:t xml:space="preserve">due to overfitting. </w:t>
      </w:r>
    </w:p>
    <w:p w14:paraId="7B016F4A" w14:textId="3B0F1F41" w:rsidR="00160FB5" w:rsidRDefault="00841BC3" w:rsidP="007032A0">
      <w:pPr>
        <w:pStyle w:val="ListParagraph"/>
        <w:spacing w:line="480" w:lineRule="auto"/>
        <w:rPr>
          <w:rFonts w:ascii="Garamond" w:eastAsia="SimSun" w:hAnsi="Garamond" w:cs="Times"/>
          <w:color w:val="333333"/>
        </w:rPr>
      </w:pPr>
      <w:r>
        <w:rPr>
          <w:rFonts w:ascii="Garamond" w:eastAsia="SimSun" w:hAnsi="Garamond" w:cs="Times"/>
          <w:color w:val="333333"/>
        </w:rPr>
        <w:t xml:space="preserve">The above results are all based on models trained in each country respectively. One possible check on </w:t>
      </w:r>
      <w:r w:rsidRPr="00721E74">
        <w:rPr>
          <w:rFonts w:ascii="Garamond" w:eastAsia="SimSun" w:hAnsi="Garamond" w:cs="Times"/>
          <w:color w:val="333333"/>
        </w:rPr>
        <w:t>Data Segmentation</w:t>
      </w:r>
      <w:r>
        <w:rPr>
          <w:rFonts w:ascii="Garamond" w:eastAsia="SimSun" w:hAnsi="Garamond" w:cs="Times"/>
          <w:color w:val="333333"/>
        </w:rPr>
        <w:t xml:space="preserve"> is to </w:t>
      </w:r>
      <w:r w:rsidR="00CB1EA6">
        <w:rPr>
          <w:rFonts w:ascii="Garamond" w:eastAsia="SimSun" w:hAnsi="Garamond" w:cs="Times"/>
          <w:color w:val="333333"/>
        </w:rPr>
        <w:t>train the model</w:t>
      </w:r>
      <w:r>
        <w:rPr>
          <w:rFonts w:ascii="Garamond" w:eastAsia="SimSun" w:hAnsi="Garamond" w:cs="Times"/>
          <w:color w:val="333333"/>
        </w:rPr>
        <w:t xml:space="preserve"> a combined dataset of three countries </w:t>
      </w:r>
      <w:r w:rsidR="00CB1EA6">
        <w:rPr>
          <w:rFonts w:ascii="Garamond" w:eastAsia="SimSun" w:hAnsi="Garamond" w:cs="Times"/>
          <w:color w:val="333333"/>
        </w:rPr>
        <w:t xml:space="preserve">and predict all the data in the test datasets. </w:t>
      </w:r>
      <w:r w:rsidR="002526F1" w:rsidRPr="00721E74">
        <w:rPr>
          <w:rFonts w:ascii="Garamond" w:eastAsia="SimSun" w:hAnsi="Garamond" w:cs="Times"/>
          <w:color w:val="333333"/>
        </w:rPr>
        <w:t>Table 4</w:t>
      </w:r>
      <w:r>
        <w:rPr>
          <w:rFonts w:ascii="Garamond" w:eastAsia="SimSun" w:hAnsi="Garamond" w:cs="Times"/>
          <w:color w:val="333333"/>
        </w:rPr>
        <w:t xml:space="preserve"> </w:t>
      </w:r>
      <w:r w:rsidR="00CB1EA6">
        <w:rPr>
          <w:rFonts w:ascii="Garamond" w:eastAsia="SimSun" w:hAnsi="Garamond" w:cs="Times"/>
          <w:color w:val="333333"/>
        </w:rPr>
        <w:t>presents the result c</w:t>
      </w:r>
      <w:r w:rsidR="002526F1" w:rsidRPr="00847491">
        <w:rPr>
          <w:rFonts w:ascii="Garamond" w:eastAsia="SimSun" w:hAnsi="Garamond" w:cs="Times"/>
          <w:color w:val="333333"/>
        </w:rPr>
        <w:t xml:space="preserve">omparison </w:t>
      </w:r>
      <w:r w:rsidR="00CB1EA6">
        <w:rPr>
          <w:rFonts w:ascii="Garamond" w:eastAsia="SimSun" w:hAnsi="Garamond" w:cs="Times"/>
          <w:color w:val="333333"/>
        </w:rPr>
        <w:t>trained on the combined d</w:t>
      </w:r>
      <w:r w:rsidR="002526F1" w:rsidRPr="00847491">
        <w:rPr>
          <w:rFonts w:ascii="Garamond" w:eastAsia="SimSun" w:hAnsi="Garamond" w:cs="Times"/>
          <w:color w:val="333333"/>
        </w:rPr>
        <w:t>ataset</w:t>
      </w:r>
      <w:r w:rsidR="00CB1EA6">
        <w:rPr>
          <w:rFonts w:ascii="Garamond" w:eastAsia="SimSun" w:hAnsi="Garamond" w:cs="Times"/>
          <w:color w:val="333333"/>
        </w:rPr>
        <w:t xml:space="preserve"> and</w:t>
      </w:r>
      <w:r w:rsidR="002526F1" w:rsidRPr="00847491">
        <w:rPr>
          <w:rFonts w:ascii="Garamond" w:eastAsia="SimSun" w:hAnsi="Garamond" w:cs="Times"/>
          <w:color w:val="333333"/>
        </w:rPr>
        <w:t xml:space="preserve"> by country</w:t>
      </w:r>
      <w:r w:rsidR="00362133">
        <w:rPr>
          <w:rFonts w:ascii="Garamond" w:eastAsia="SimSun" w:hAnsi="Garamond" w:cs="Times"/>
          <w:color w:val="333333"/>
        </w:rPr>
        <w:t xml:space="preserve">, both using the oversampling methods. Due to the </w:t>
      </w:r>
      <w:r w:rsidR="00BB3BAE">
        <w:rPr>
          <w:rFonts w:ascii="Garamond" w:eastAsia="SimSun" w:hAnsi="Garamond" w:cs="Times"/>
          <w:color w:val="333333"/>
        </w:rPr>
        <w:lastRenderedPageBreak/>
        <w:t>heterogeneity in</w:t>
      </w:r>
      <w:r w:rsidR="00362133">
        <w:rPr>
          <w:rFonts w:ascii="Garamond" w:eastAsia="SimSun" w:hAnsi="Garamond" w:cs="Times"/>
          <w:color w:val="333333"/>
        </w:rPr>
        <w:t xml:space="preserve"> the data across </w:t>
      </w:r>
      <w:r w:rsidR="00A356A2">
        <w:rPr>
          <w:rFonts w:ascii="Garamond" w:eastAsia="SimSun" w:hAnsi="Garamond" w:cs="Times"/>
          <w:color w:val="333333"/>
        </w:rPr>
        <w:t xml:space="preserve">the </w:t>
      </w:r>
      <w:r w:rsidR="00362133">
        <w:rPr>
          <w:rFonts w:ascii="Garamond" w:eastAsia="SimSun" w:hAnsi="Garamond" w:cs="Times"/>
          <w:color w:val="333333"/>
        </w:rPr>
        <w:t>country</w:t>
      </w:r>
      <w:r w:rsidR="00273211">
        <w:rPr>
          <w:rFonts w:ascii="Garamond" w:eastAsia="SimSun" w:hAnsi="Garamond" w:cs="Times"/>
          <w:color w:val="333333"/>
        </w:rPr>
        <w:t xml:space="preserve"> and that some of the variables do not exist for all of the three countries</w:t>
      </w:r>
      <w:r w:rsidR="00362133">
        <w:rPr>
          <w:rFonts w:ascii="Garamond" w:eastAsia="SimSun" w:hAnsi="Garamond" w:cs="Times"/>
          <w:color w:val="333333"/>
        </w:rPr>
        <w:t xml:space="preserve">, the model trained on the combined dataset </w:t>
      </w:r>
      <w:r w:rsidR="00273211">
        <w:rPr>
          <w:rFonts w:ascii="Garamond" w:eastAsia="SimSun" w:hAnsi="Garamond" w:cs="Times"/>
          <w:color w:val="333333"/>
        </w:rPr>
        <w:t xml:space="preserve">underperforms the counterpart.  </w:t>
      </w:r>
    </w:p>
    <w:p w14:paraId="0910D2E0" w14:textId="3E5A2EDB" w:rsidR="004735A2" w:rsidRPr="00847491" w:rsidRDefault="004735A2" w:rsidP="007032A0">
      <w:pPr>
        <w:pStyle w:val="ListParagraph"/>
        <w:spacing w:line="480" w:lineRule="auto"/>
        <w:rPr>
          <w:rFonts w:ascii="Garamond" w:eastAsia="SimSun" w:hAnsi="Garamond" w:cs="Times"/>
          <w:color w:val="333333"/>
        </w:rPr>
      </w:pP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AAD05E4" w14:textId="77E022F4" w:rsidR="009A2EB0" w:rsidRPr="009A2EB0" w:rsidRDefault="00FC43CE" w:rsidP="009A2EB0">
      <w:pPr>
        <w:spacing w:line="480" w:lineRule="auto"/>
        <w:rPr>
          <w:rFonts w:ascii="Garamond" w:eastAsia="SimSun" w:hAnsi="Garamond" w:cs="Times"/>
          <w:color w:val="333333"/>
        </w:rPr>
      </w:pPr>
      <w:r>
        <w:rPr>
          <w:rFonts w:ascii="Garamond" w:eastAsia="SimSun" w:hAnsi="Garamond" w:cs="Times"/>
          <w:b/>
          <w:i/>
          <w:color w:val="333333"/>
        </w:rPr>
        <w:t>F</w:t>
      </w:r>
      <w:r w:rsidRPr="004B5146">
        <w:rPr>
          <w:rFonts w:ascii="Garamond" w:eastAsia="SimSun" w:hAnsi="Garamond" w:cs="Times"/>
          <w:b/>
          <w:i/>
          <w:color w:val="333333"/>
        </w:rPr>
        <w:t>eature importance analysis</w:t>
      </w:r>
    </w:p>
    <w:p w14:paraId="4F3D358A" w14:textId="176AF3D5" w:rsidR="009A2EB0" w:rsidRDefault="003658DC" w:rsidP="000062FB">
      <w:pPr>
        <w:spacing w:line="480" w:lineRule="auto"/>
        <w:rPr>
          <w:rFonts w:ascii="Garamond" w:eastAsia="SimSun" w:hAnsi="Garamond" w:cs="Times"/>
          <w:color w:val="333333"/>
        </w:rPr>
      </w:pPr>
      <w:r>
        <w:rPr>
          <w:rFonts w:ascii="Garamond" w:eastAsia="SimSun" w:hAnsi="Garamond" w:cs="Times"/>
          <w:color w:val="333333"/>
        </w:rPr>
        <w:tab/>
        <w:t xml:space="preserve">Interpretability </w:t>
      </w:r>
      <w:r w:rsidR="0031126E">
        <w:rPr>
          <w:rFonts w:ascii="Garamond" w:eastAsia="SimSun" w:hAnsi="Garamond" w:cs="Times"/>
          <w:color w:val="333333"/>
        </w:rPr>
        <w:t>of the models matters. Identifying the variables that are essential to successfully captur</w:t>
      </w:r>
      <w:r w:rsidR="00D06FCD">
        <w:rPr>
          <w:rFonts w:ascii="Garamond" w:eastAsia="SimSun" w:hAnsi="Garamond" w:cs="Times"/>
          <w:color w:val="333333"/>
        </w:rPr>
        <w:t xml:space="preserve">e insecure households </w:t>
      </w:r>
      <w:r w:rsidR="002A6D45">
        <w:rPr>
          <w:rFonts w:ascii="Garamond" w:eastAsia="SimSun" w:hAnsi="Garamond" w:cs="Times"/>
          <w:color w:val="333333"/>
        </w:rPr>
        <w:t>can aid and offer guidance for future monitoring and aid work.</w:t>
      </w:r>
      <w:r w:rsidR="00921B90">
        <w:rPr>
          <w:rFonts w:ascii="Garamond" w:eastAsia="SimSun" w:hAnsi="Garamond" w:cs="Times"/>
          <w:color w:val="333333"/>
        </w:rPr>
        <w:t xml:space="preserve"> </w:t>
      </w:r>
      <w:r w:rsidR="00C24EA6">
        <w:rPr>
          <w:rFonts w:ascii="Garamond" w:eastAsia="SimSun" w:hAnsi="Garamond" w:cs="Times"/>
          <w:color w:val="333333"/>
        </w:rPr>
        <w:t xml:space="preserve">Tree-based </w:t>
      </w:r>
      <w:r w:rsidR="00921B90">
        <w:rPr>
          <w:rFonts w:ascii="Garamond" w:eastAsia="SimSun" w:hAnsi="Garamond" w:cs="Times"/>
          <w:color w:val="333333"/>
        </w:rPr>
        <w:t xml:space="preserve">ML Models such as </w:t>
      </w:r>
      <w:r w:rsidR="00C24EA6">
        <w:rPr>
          <w:rFonts w:ascii="Garamond" w:eastAsia="SimSun" w:hAnsi="Garamond" w:cs="Times"/>
          <w:color w:val="333333"/>
        </w:rPr>
        <w:t>random forest and gradient boosting provide feature importance parameters as different variables offer different information gains in training the model</w:t>
      </w:r>
      <w:r w:rsidR="005C55E6">
        <w:rPr>
          <w:rFonts w:ascii="Garamond" w:eastAsia="SimSun" w:hAnsi="Garamond" w:cs="Times"/>
          <w:color w:val="333333"/>
        </w:rPr>
        <w:t>s</w:t>
      </w:r>
      <w:r w:rsidR="00C24EA6">
        <w:rPr>
          <w:rFonts w:ascii="Garamond" w:eastAsia="SimSun" w:hAnsi="Garamond" w:cs="Times"/>
          <w:color w:val="333333"/>
        </w:rPr>
        <w:t>.</w:t>
      </w:r>
      <w:r w:rsidR="005C55E6">
        <w:rPr>
          <w:rFonts w:ascii="Garamond" w:eastAsia="SimSun" w:hAnsi="Garamond" w:cs="Times"/>
          <w:color w:val="333333"/>
        </w:rPr>
        <w:t xml:space="preserve"> </w:t>
      </w:r>
      <w:r>
        <w:rPr>
          <w:rFonts w:ascii="Garamond" w:eastAsia="SimSun" w:hAnsi="Garamond" w:cs="Times"/>
          <w:color w:val="333333"/>
        </w:rPr>
        <w:t>Table 5</w:t>
      </w:r>
      <w:r w:rsidR="00921B90">
        <w:rPr>
          <w:rFonts w:ascii="Garamond" w:eastAsia="SimSun" w:hAnsi="Garamond" w:cs="Times"/>
          <w:color w:val="333333"/>
        </w:rPr>
        <w:t xml:space="preserve"> presents </w:t>
      </w:r>
      <w:r w:rsidR="00906CD8">
        <w:rPr>
          <w:rFonts w:ascii="Garamond" w:eastAsia="SimSun" w:hAnsi="Garamond" w:cs="Times"/>
          <w:color w:val="333333"/>
        </w:rPr>
        <w:t xml:space="preserve">the case of Random </w:t>
      </w:r>
      <w:r w:rsidR="00942629">
        <w:rPr>
          <w:rFonts w:ascii="Garamond" w:eastAsia="SimSun" w:hAnsi="Garamond" w:cs="Times"/>
          <w:color w:val="333333"/>
        </w:rPr>
        <w:t xml:space="preserve">Forest model trained on </w:t>
      </w:r>
      <w:r w:rsidR="00942629" w:rsidRPr="00942629">
        <w:rPr>
          <w:rFonts w:ascii="Garamond" w:eastAsia="SimSun" w:hAnsi="Garamond" w:cs="Times"/>
          <w:color w:val="333333"/>
        </w:rPr>
        <w:t>Malawi-FCS</w:t>
      </w:r>
      <w:r w:rsidR="00942629">
        <w:rPr>
          <w:rFonts w:ascii="Garamond" w:eastAsia="SimSun" w:hAnsi="Garamond" w:cs="Times"/>
          <w:color w:val="333333"/>
        </w:rPr>
        <w:t xml:space="preserve">, both the </w:t>
      </w:r>
      <w:r w:rsidR="002670E9">
        <w:rPr>
          <w:rFonts w:ascii="Garamond" w:eastAsia="SimSun" w:hAnsi="Garamond" w:cs="Times"/>
          <w:color w:val="333333"/>
        </w:rPr>
        <w:t xml:space="preserve">model trained on original </w:t>
      </w:r>
      <w:r w:rsidR="00942629">
        <w:rPr>
          <w:rFonts w:ascii="Garamond" w:eastAsia="SimSun" w:hAnsi="Garamond" w:cs="Times"/>
          <w:color w:val="333333"/>
        </w:rPr>
        <w:t xml:space="preserve">dataset </w:t>
      </w:r>
      <w:r w:rsidR="002670E9">
        <w:rPr>
          <w:rFonts w:ascii="Garamond" w:eastAsia="SimSun" w:hAnsi="Garamond" w:cs="Times"/>
          <w:color w:val="333333"/>
        </w:rPr>
        <w:t xml:space="preserve">and the model trained on the dataset after doing the oversampling. In both cases, the assets variables </w:t>
      </w:r>
      <w:r w:rsidR="000062FB">
        <w:rPr>
          <w:rFonts w:ascii="Garamond" w:eastAsia="SimSun" w:hAnsi="Garamond" w:cs="Times"/>
          <w:color w:val="333333"/>
        </w:rPr>
        <w:t xml:space="preserve">are on top of the list in classifying villages that are safe vs not, such as </w:t>
      </w:r>
      <w:r w:rsidR="002670E9" w:rsidRPr="002670E9">
        <w:rPr>
          <w:rFonts w:ascii="Garamond" w:eastAsia="SimSun" w:hAnsi="Garamond" w:cs="Times"/>
          <w:color w:val="333333"/>
        </w:rPr>
        <w:t>Number cellphones</w:t>
      </w:r>
      <w:r w:rsidR="000062FB">
        <w:rPr>
          <w:rFonts w:ascii="Garamond" w:eastAsia="SimSun" w:hAnsi="Garamond" w:cs="Times"/>
          <w:color w:val="333333"/>
        </w:rPr>
        <w:t xml:space="preserve"> owned, roof types, floor types</w:t>
      </w:r>
      <w:r w:rsidR="00A356A2">
        <w:rPr>
          <w:rFonts w:ascii="Garamond" w:eastAsia="SimSun" w:hAnsi="Garamond" w:cs="Times"/>
          <w:color w:val="333333"/>
        </w:rPr>
        <w:t>,</w:t>
      </w:r>
      <w:r w:rsidR="000062FB">
        <w:rPr>
          <w:rFonts w:ascii="Garamond" w:eastAsia="SimSun" w:hAnsi="Garamond" w:cs="Times"/>
          <w:color w:val="333333"/>
        </w:rPr>
        <w:t xml:space="preserve"> and asset index.</w:t>
      </w:r>
      <w:r w:rsidR="002670E9" w:rsidRPr="002670E9">
        <w:rPr>
          <w:rFonts w:ascii="Garamond" w:eastAsia="SimSun" w:hAnsi="Garamond" w:cs="Times"/>
          <w:color w:val="333333"/>
        </w:rPr>
        <w:t xml:space="preserve"> </w:t>
      </w:r>
      <w:r w:rsidR="000062FB">
        <w:rPr>
          <w:rFonts w:ascii="Garamond" w:eastAsia="SimSun" w:hAnsi="Garamond" w:cs="Times"/>
          <w:color w:val="333333"/>
        </w:rPr>
        <w:t xml:space="preserve"> </w:t>
      </w:r>
      <w:r w:rsidR="006F735C">
        <w:rPr>
          <w:rFonts w:ascii="Garamond" w:eastAsia="SimSun" w:hAnsi="Garamond" w:cs="Times"/>
          <w:color w:val="333333"/>
        </w:rPr>
        <w:t>Geospatial variables related to distance to outside world</w:t>
      </w:r>
      <w:r w:rsidR="00A356A2">
        <w:rPr>
          <w:rFonts w:ascii="Garamond" w:eastAsia="SimSun" w:hAnsi="Garamond" w:cs="Times"/>
          <w:color w:val="333333"/>
        </w:rPr>
        <w:t>s</w:t>
      </w:r>
      <w:r w:rsidR="006F735C">
        <w:rPr>
          <w:rFonts w:ascii="Garamond" w:eastAsia="SimSun" w:hAnsi="Garamond" w:cs="Times"/>
          <w:color w:val="333333"/>
        </w:rPr>
        <w:t>, such as distance to road and population center</w:t>
      </w:r>
      <w:r w:rsidR="00A356A2">
        <w:rPr>
          <w:rFonts w:ascii="Garamond" w:eastAsia="SimSun" w:hAnsi="Garamond" w:cs="Times"/>
          <w:color w:val="333333"/>
        </w:rPr>
        <w:t>,</w:t>
      </w:r>
      <w:r w:rsidR="006F735C">
        <w:rPr>
          <w:rFonts w:ascii="Garamond" w:eastAsia="SimSun" w:hAnsi="Garamond" w:cs="Times"/>
          <w:color w:val="333333"/>
        </w:rPr>
        <w:t xml:space="preserve"> also explain more variations than the others. Weather variables, particularly drought-related (maximum days without rain, and first day of rain) and flood-related (precipitation in flood-prone regions) matters for the prediction. Market variables (Bean/maize prices and nuts market thinness) are more </w:t>
      </w:r>
      <w:r w:rsidR="00A356A2">
        <w:rPr>
          <w:rFonts w:ascii="Garamond" w:eastAsia="SimSun" w:hAnsi="Garamond" w:cs="Times"/>
          <w:color w:val="333333"/>
        </w:rPr>
        <w:t>critical</w:t>
      </w:r>
      <w:r w:rsidR="006F735C">
        <w:rPr>
          <w:rFonts w:ascii="Garamond" w:eastAsia="SimSun" w:hAnsi="Garamond" w:cs="Times"/>
          <w:color w:val="333333"/>
        </w:rPr>
        <w:t xml:space="preserve"> in the oversample training set than the original dataset. This</w:t>
      </w:r>
      <w:r w:rsidR="00A356A2">
        <w:rPr>
          <w:rFonts w:ascii="Garamond" w:eastAsia="SimSun" w:hAnsi="Garamond" w:cs="Times"/>
          <w:color w:val="333333"/>
        </w:rPr>
        <w:t xml:space="preserve"> result</w:t>
      </w:r>
      <w:r w:rsidR="006F735C">
        <w:rPr>
          <w:rFonts w:ascii="Garamond" w:eastAsia="SimSun" w:hAnsi="Garamond" w:cs="Times"/>
          <w:color w:val="333333"/>
        </w:rPr>
        <w:t xml:space="preserve"> suggest</w:t>
      </w:r>
      <w:r w:rsidR="00A356A2">
        <w:rPr>
          <w:rFonts w:ascii="Garamond" w:eastAsia="SimSun" w:hAnsi="Garamond" w:cs="Times"/>
          <w:color w:val="333333"/>
        </w:rPr>
        <w:t>s</w:t>
      </w:r>
      <w:r w:rsidR="006F735C">
        <w:rPr>
          <w:rFonts w:ascii="Garamond" w:eastAsia="SimSun" w:hAnsi="Garamond" w:cs="Times"/>
          <w:color w:val="333333"/>
        </w:rPr>
        <w:t xml:space="preserve"> the ability of market prices to better capture characteristic</w:t>
      </w:r>
      <w:r w:rsidR="00A356A2">
        <w:rPr>
          <w:rFonts w:ascii="Garamond" w:eastAsia="SimSun" w:hAnsi="Garamond" w:cs="Times"/>
          <w:color w:val="333333"/>
        </w:rPr>
        <w:t>s</w:t>
      </w:r>
      <w:r w:rsidR="006F735C">
        <w:rPr>
          <w:rFonts w:ascii="Garamond" w:eastAsia="SimSun" w:hAnsi="Garamond" w:cs="Times"/>
          <w:color w:val="333333"/>
        </w:rPr>
        <w:t xml:space="preserve"> leading to food insecurity. </w:t>
      </w:r>
    </w:p>
    <w:p w14:paraId="3B7FC410" w14:textId="77777777" w:rsidR="00827B10" w:rsidRPr="009A2EB0" w:rsidRDefault="00827B10" w:rsidP="009A2EB0">
      <w:pPr>
        <w:spacing w:line="480" w:lineRule="auto"/>
        <w:rPr>
          <w:rFonts w:ascii="Garamond" w:eastAsia="SimSun" w:hAnsi="Garamond" w:cs="Times"/>
          <w:color w:val="333333"/>
        </w:rPr>
      </w:pPr>
    </w:p>
    <w:p w14:paraId="25BCAD7D" w14:textId="2E4FE1CB"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r w:rsidR="00841BC3">
        <w:rPr>
          <w:rFonts w:ascii="Garamond" w:eastAsia="SimSun" w:hAnsi="Garamond" w:cs="Times"/>
          <w:b/>
          <w:i/>
          <w:color w:val="333333"/>
        </w:rPr>
        <w:t>(TBD)</w:t>
      </w:r>
    </w:p>
    <w:p w14:paraId="3D36D8ED" w14:textId="77777777" w:rsidR="00E46E13" w:rsidRPr="00E46E13" w:rsidRDefault="008639E6" w:rsidP="00E46E13">
      <w:pPr>
        <w:spacing w:line="480" w:lineRule="auto"/>
        <w:rPr>
          <w:rFonts w:ascii="Garamond" w:eastAsia="SimSun" w:hAnsi="Garamond" w:cs="Times"/>
          <w:color w:val="333333"/>
        </w:rPr>
      </w:pPr>
      <w:r w:rsidRPr="00E46E13">
        <w:rPr>
          <w:rFonts w:ascii="Garamond" w:eastAsia="SimSun" w:hAnsi="Garamond" w:cs="Times"/>
          <w:color w:val="333333"/>
        </w:rPr>
        <w:t xml:space="preserve">Figure A2 through Figure A4 </w:t>
      </w:r>
      <w:r w:rsidR="00D80C9E" w:rsidRPr="00E46E13">
        <w:rPr>
          <w:rFonts w:ascii="Garamond" w:eastAsia="SimSun" w:hAnsi="Garamond" w:cs="Times"/>
          <w:color w:val="333333"/>
        </w:rPr>
        <w:t xml:space="preserve">present </w:t>
      </w:r>
      <w:r w:rsidR="001E1A8C" w:rsidRPr="00E46E13">
        <w:rPr>
          <w:rFonts w:ascii="Garamond" w:eastAsia="SimSun" w:hAnsi="Garamond" w:cs="Times"/>
          <w:color w:val="333333"/>
        </w:rPr>
        <w:t xml:space="preserve">the regional error analysis. The values are the </w:t>
      </w:r>
      <w:r w:rsidR="009727A0" w:rsidRPr="00E46E13">
        <w:rPr>
          <w:rFonts w:ascii="Garamond" w:eastAsia="SimSun" w:hAnsi="Garamond" w:cs="Times"/>
          <w:color w:val="333333"/>
        </w:rPr>
        <w:t>difference</w:t>
      </w:r>
      <w:r w:rsidR="001E1A8C" w:rsidRPr="00E46E13">
        <w:rPr>
          <w:rFonts w:ascii="Garamond" w:eastAsia="SimSun" w:hAnsi="Garamond" w:cs="Times"/>
          <w:color w:val="333333"/>
        </w:rPr>
        <w:t xml:space="preserve"> between the actual food security category and the predicted category using both the baseline and our machine learning model combined with oversampling techniques. </w:t>
      </w:r>
      <w:r w:rsidR="00C705F0" w:rsidRPr="00E46E13">
        <w:rPr>
          <w:rFonts w:ascii="Garamond" w:eastAsia="SimSun" w:hAnsi="Garamond" w:cs="Times"/>
          <w:color w:val="333333"/>
        </w:rPr>
        <w:t xml:space="preserve">Shown in green are clusters where </w:t>
      </w:r>
      <w:r w:rsidR="00C705F0" w:rsidRPr="00E46E13">
        <w:rPr>
          <w:rFonts w:ascii="Garamond" w:eastAsia="SimSun" w:hAnsi="Garamond" w:cs="Times"/>
          <w:color w:val="333333"/>
        </w:rPr>
        <w:lastRenderedPageBreak/>
        <w:t>we correctly predicted</w:t>
      </w:r>
      <w:r w:rsidR="009D49C4" w:rsidRPr="00E46E13">
        <w:rPr>
          <w:rFonts w:ascii="Garamond" w:eastAsia="SimSun" w:hAnsi="Garamond" w:cs="Times"/>
          <w:color w:val="333333"/>
        </w:rPr>
        <w:t xml:space="preserve"> the ground truth; </w:t>
      </w:r>
      <w:r w:rsidR="00F23C53" w:rsidRPr="00E46E13">
        <w:rPr>
          <w:rFonts w:ascii="Garamond" w:eastAsia="SimSun" w:hAnsi="Garamond" w:cs="Times"/>
          <w:color w:val="333333"/>
        </w:rPr>
        <w:t>red dots</w:t>
      </w:r>
      <w:r w:rsidR="009D49C4" w:rsidRPr="00E46E13">
        <w:rPr>
          <w:rFonts w:ascii="Garamond" w:eastAsia="SimSun" w:hAnsi="Garamond" w:cs="Times"/>
          <w:color w:val="333333"/>
        </w:rPr>
        <w:t xml:space="preserve"> and </w:t>
      </w:r>
      <w:r w:rsidR="00F23C53" w:rsidRPr="00E46E13">
        <w:rPr>
          <w:rFonts w:ascii="Garamond" w:eastAsia="SimSun" w:hAnsi="Garamond" w:cs="Times"/>
          <w:color w:val="333333"/>
        </w:rPr>
        <w:t xml:space="preserve">red diamonds are over prediction by one or two categories, respectively; blue dots and </w:t>
      </w:r>
      <w:r w:rsidR="008F1458" w:rsidRPr="00E46E13">
        <w:rPr>
          <w:rFonts w:ascii="Garamond" w:eastAsia="SimSun" w:hAnsi="Garamond" w:cs="Times"/>
          <w:color w:val="333333"/>
        </w:rPr>
        <w:t xml:space="preserve">blue are under prediction by one or two categories, respectively. </w:t>
      </w:r>
      <w:r w:rsidR="00D36205" w:rsidRPr="00E46E13">
        <w:rPr>
          <w:rFonts w:ascii="Garamond" w:eastAsia="SimSun" w:hAnsi="Garamond" w:cs="Times"/>
          <w:color w:val="333333"/>
        </w:rPr>
        <w:t xml:space="preserve">Here, over prediction means the actual food status is lower than the predicted value and under prediction means actual food status is higher than the predicted value. Our models tend to generate more </w:t>
      </w:r>
      <w:r w:rsidR="00E96472" w:rsidRPr="00E46E13">
        <w:rPr>
          <w:rFonts w:ascii="Garamond" w:eastAsia="SimSun" w:hAnsi="Garamond" w:cs="Times"/>
          <w:color w:val="333333"/>
        </w:rPr>
        <w:t xml:space="preserve">overprediction than </w:t>
      </w:r>
      <w:r w:rsidR="00CF0E5C" w:rsidRPr="00E46E13">
        <w:rPr>
          <w:rFonts w:ascii="Garamond" w:eastAsia="SimSun" w:hAnsi="Garamond" w:cs="Times"/>
          <w:color w:val="333333"/>
        </w:rPr>
        <w:t>underprediction, especially</w:t>
      </w:r>
      <w:r w:rsidR="00BE504D" w:rsidRPr="00E46E13">
        <w:rPr>
          <w:rFonts w:ascii="Garamond" w:eastAsia="SimSun" w:hAnsi="Garamond" w:cs="Times"/>
          <w:color w:val="333333"/>
        </w:rPr>
        <w:t xml:space="preserve"> the baseline model and that would be the exact type of errors that we try to reduce</w:t>
      </w:r>
      <w:r w:rsidR="00913A7B" w:rsidRPr="00E46E13">
        <w:rPr>
          <w:rFonts w:ascii="Garamond" w:eastAsia="SimSun" w:hAnsi="Garamond" w:cs="Times"/>
          <w:color w:val="333333"/>
        </w:rPr>
        <w:t>.</w:t>
      </w:r>
    </w:p>
    <w:p w14:paraId="00AB0912" w14:textId="594EFB92" w:rsidR="00E46E13" w:rsidRDefault="00E46E13" w:rsidP="00E46E13">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65D052CE" w14:textId="4801D69F" w:rsidR="00586EEA" w:rsidRDefault="00440FF5"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We do better at FCS than </w:t>
      </w:r>
      <w:proofErr w:type="spellStart"/>
      <w:r>
        <w:rPr>
          <w:rFonts w:ascii="Garamond" w:eastAsia="SimSun" w:hAnsi="Garamond" w:cs="Times"/>
          <w:color w:val="333333"/>
        </w:rPr>
        <w:t>rCSI</w:t>
      </w:r>
      <w:proofErr w:type="spellEnd"/>
    </w:p>
    <w:p w14:paraId="08FE1AFC" w14:textId="29B86FF4" w:rsidR="00955DBE" w:rsidRDefault="00955DBE"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In terms of food security category, we </w:t>
      </w:r>
      <w:r w:rsidR="00EA171B">
        <w:rPr>
          <w:rFonts w:ascii="Garamond" w:eastAsia="SimSun" w:hAnsi="Garamond" w:cs="Times"/>
          <w:color w:val="333333"/>
        </w:rPr>
        <w:t>see more over</w:t>
      </w:r>
      <w:r w:rsidR="00B12E77">
        <w:rPr>
          <w:rFonts w:ascii="Garamond" w:eastAsia="SimSun" w:hAnsi="Garamond" w:cs="Times"/>
          <w:color w:val="333333"/>
        </w:rPr>
        <w:t xml:space="preserve"> </w:t>
      </w:r>
      <w:r w:rsidR="00EA171B">
        <w:rPr>
          <w:rFonts w:ascii="Garamond" w:eastAsia="SimSun" w:hAnsi="Garamond" w:cs="Times"/>
          <w:color w:val="333333"/>
        </w:rPr>
        <w:t xml:space="preserve">prediction </w:t>
      </w:r>
      <w:r w:rsidR="00B12E77">
        <w:rPr>
          <w:rFonts w:ascii="Garamond" w:eastAsia="SimSun" w:hAnsi="Garamond" w:cs="Times" w:hint="eastAsia"/>
          <w:color w:val="333333"/>
        </w:rPr>
        <w:t>o</w:t>
      </w:r>
      <w:r w:rsidR="00B12E77">
        <w:rPr>
          <w:rFonts w:ascii="Garamond" w:eastAsia="SimSun" w:hAnsi="Garamond" w:cs="Times"/>
          <w:color w:val="333333"/>
        </w:rPr>
        <w:t xml:space="preserve">n clusters in the middle category, i.e. we predict them to be high. </w:t>
      </w:r>
    </w:p>
    <w:p w14:paraId="75747D0F" w14:textId="23ABA581" w:rsidR="00440FF5" w:rsidRDefault="00440FF5" w:rsidP="00440FF5">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region  </w:t>
      </w:r>
    </w:p>
    <w:p w14:paraId="0AF912BE" w14:textId="4FBD17D5" w:rsidR="00B12E77" w:rsidRPr="00B12E77" w:rsidRDefault="00B12E77" w:rsidP="00B12E77">
      <w:pPr>
        <w:spacing w:line="480" w:lineRule="auto"/>
        <w:ind w:left="1440"/>
        <w:rPr>
          <w:rFonts w:ascii="Garamond" w:eastAsia="SimSun" w:hAnsi="Garamond" w:cs="Times"/>
          <w:color w:val="333333"/>
        </w:rPr>
      </w:pPr>
      <w:r>
        <w:rPr>
          <w:rFonts w:ascii="Garamond" w:eastAsia="SimSun" w:hAnsi="Garamond" w:cs="Times"/>
          <w:color w:val="333333"/>
        </w:rPr>
        <w:t>P</w:t>
      </w:r>
      <w:r>
        <w:rPr>
          <w:rFonts w:ascii="Garamond" w:eastAsia="SimSun" w:hAnsi="Garamond" w:cs="Times" w:hint="eastAsia"/>
          <w:color w:val="333333"/>
        </w:rPr>
        <w:t>ro</w:t>
      </w:r>
      <w:r>
        <w:rPr>
          <w:rFonts w:ascii="Garamond" w:eastAsia="SimSun" w:hAnsi="Garamond" w:cs="Times"/>
          <w:color w:val="333333"/>
        </w:rPr>
        <w:t xml:space="preserve">blematic in detecting insecure among the secure clusters around it. </w:t>
      </w:r>
      <w:r w:rsidR="002A3FBC">
        <w:rPr>
          <w:rFonts w:ascii="Garamond" w:eastAsia="SimSun" w:hAnsi="Garamond" w:cs="Times"/>
          <w:color w:val="333333"/>
        </w:rPr>
        <w:t xml:space="preserve">Particularly, south of Tanzania, east of Uganda and south of Malawi. </w:t>
      </w:r>
    </w:p>
    <w:p w14:paraId="0A359AE8" w14:textId="77E2260F"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2BA82ED4" w14:textId="2ED4DDD6" w:rsidR="00586EEA" w:rsidRDefault="005904B6"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Ground truth data have more insecure ones in the rural areas </w:t>
      </w:r>
    </w:p>
    <w:p w14:paraId="374F2479" w14:textId="25763B5C" w:rsidR="006F3A9F" w:rsidRDefault="006F3A9F" w:rsidP="00586EEA">
      <w:pPr>
        <w:pStyle w:val="ListParagraph"/>
        <w:spacing w:line="480" w:lineRule="auto"/>
        <w:ind w:left="1440"/>
        <w:rPr>
          <w:rFonts w:ascii="Garamond" w:eastAsia="SimSun" w:hAnsi="Garamond" w:cs="Times"/>
          <w:color w:val="333333"/>
        </w:rPr>
      </w:pPr>
      <w:r>
        <w:rPr>
          <w:rFonts w:ascii="Garamond" w:eastAsia="SimSun" w:hAnsi="Garamond" w:cs="Times"/>
          <w:color w:val="333333"/>
        </w:rPr>
        <w:t xml:space="preserve">Prediction also tend to do worse in rural areas than urban. </w:t>
      </w:r>
    </w:p>
    <w:p w14:paraId="1A027290" w14:textId="77777777" w:rsidR="00AB396B" w:rsidRDefault="00AB396B" w:rsidP="00586EEA">
      <w:pPr>
        <w:pStyle w:val="ListParagraph"/>
        <w:spacing w:line="480" w:lineRule="auto"/>
        <w:ind w:left="1440"/>
        <w:rPr>
          <w:rFonts w:ascii="Garamond" w:eastAsia="SimSun" w:hAnsi="Garamond" w:cs="Times"/>
          <w:color w:val="333333"/>
        </w:rPr>
      </w:pPr>
    </w:p>
    <w:p w14:paraId="5EE85367" w14:textId="5B779723" w:rsidR="00041FEE" w:rsidRPr="009934B4" w:rsidRDefault="00041FEE" w:rsidP="009934B4">
      <w:pPr>
        <w:spacing w:line="480" w:lineRule="auto"/>
        <w:ind w:left="1080"/>
        <w:rPr>
          <w:rFonts w:ascii="Garamond" w:eastAsia="SimSun" w:hAnsi="Garamond" w:cs="Times"/>
          <w:color w:val="333333"/>
        </w:rPr>
      </w:pPr>
    </w:p>
    <w:p w14:paraId="4D2529AD" w14:textId="77777777" w:rsidR="00041FEE" w:rsidRPr="00041FEE" w:rsidRDefault="00041FEE" w:rsidP="00041FEE">
      <w:pPr>
        <w:rPr>
          <w:rFonts w:ascii="Garamond" w:eastAsia="SimSun" w:hAnsi="Garamond" w:cs="Times"/>
          <w:b/>
          <w:bCs/>
          <w:color w:val="333333"/>
        </w:rPr>
      </w:pPr>
    </w:p>
    <w:p w14:paraId="5EB03D7F" w14:textId="4D0A30A3" w:rsidR="004C15FE" w:rsidRDefault="004C15FE">
      <w:pPr>
        <w:rPr>
          <w:rFonts w:ascii="Garamond" w:eastAsia="SimSun" w:hAnsi="Garamond" w:cs="Times"/>
          <w:b/>
          <w:bCs/>
          <w:color w:val="333333"/>
        </w:rPr>
      </w:pPr>
    </w:p>
    <w:p w14:paraId="1AF8A8AC" w14:textId="28DD86EE" w:rsidR="00586EEA" w:rsidRDefault="00586EEA">
      <w:pPr>
        <w:rPr>
          <w:rFonts w:ascii="Garamond" w:eastAsia="SimSun" w:hAnsi="Garamond" w:cs="Times"/>
          <w:b/>
          <w:bCs/>
          <w:color w:val="333333"/>
        </w:rPr>
      </w:pPr>
    </w:p>
    <w:p w14:paraId="558E2B1B" w14:textId="77777777" w:rsidR="00586EEA" w:rsidRDefault="00586EEA">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0231AF34" w:rsidR="001962FA" w:rsidRDefault="001962FA">
      <w:pPr>
        <w:rPr>
          <w:rFonts w:ascii="Garamond" w:eastAsia="SimSun" w:hAnsi="Garamond" w:cs="Times"/>
          <w:b/>
          <w:bCs/>
          <w:color w:val="333333"/>
        </w:rPr>
      </w:pPr>
    </w:p>
    <w:p w14:paraId="5117F164" w14:textId="77777777" w:rsidR="001962FA" w:rsidRDefault="001962FA" w:rsidP="001962FA">
      <w:pPr>
        <w:jc w:val="center"/>
        <w:rPr>
          <w:rFonts w:ascii="Garamond" w:eastAsia="SimSun" w:hAnsi="Garamond" w:cs="Times"/>
          <w:b/>
          <w:bCs/>
          <w:color w:val="333333"/>
        </w:rPr>
      </w:pPr>
      <w:r w:rsidRPr="00DD60BB">
        <w:rPr>
          <w:rFonts w:ascii="Garamond" w:eastAsia="SimSun" w:hAnsi="Garamond" w:cs="Times"/>
          <w:b/>
          <w:bCs/>
          <w:noProof/>
          <w:color w:val="333333"/>
          <w:lang w:eastAsia="en-US"/>
        </w:rPr>
        <w:drawing>
          <wp:inline distT="0" distB="0" distL="0" distR="0" wp14:anchorId="6ED16099" wp14:editId="2C52FFAC">
            <wp:extent cx="3504579" cy="4956313"/>
            <wp:effectExtent l="0" t="0" r="635"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505704" cy="4957904"/>
                    </a:xfrm>
                    <a:prstGeom prst="rect">
                      <a:avLst/>
                    </a:prstGeom>
                  </pic:spPr>
                </pic:pic>
              </a:graphicData>
            </a:graphic>
          </wp:inline>
        </w:drawing>
      </w:r>
    </w:p>
    <w:p w14:paraId="1E94621F" w14:textId="77777777" w:rsidR="001962FA" w:rsidRDefault="001962FA" w:rsidP="001962FA">
      <w:pPr>
        <w:rPr>
          <w:rFonts w:ascii="Garamond" w:eastAsia="SimSun" w:hAnsi="Garamond" w:cs="Times"/>
          <w:b/>
          <w:bCs/>
          <w:color w:val="333333"/>
        </w:rPr>
      </w:pPr>
    </w:p>
    <w:p w14:paraId="3D84FC1B" w14:textId="77777777" w:rsidR="001962FA" w:rsidRDefault="001962FA" w:rsidP="001962FA">
      <w:pPr>
        <w:rPr>
          <w:rFonts w:ascii="Garamond" w:eastAsia="SimSun" w:hAnsi="Garamond" w:cs="Times"/>
          <w:b/>
          <w:bCs/>
          <w:color w:val="333333"/>
        </w:rPr>
      </w:pPr>
    </w:p>
    <w:p w14:paraId="0DA1C18A" w14:textId="77777777" w:rsidR="00FA7A2B" w:rsidRDefault="001962FA" w:rsidP="00F86EBF">
      <w:pPr>
        <w:jc w:val="center"/>
        <w:rPr>
          <w:rFonts w:ascii="Garamond" w:eastAsia="SimSun" w:hAnsi="Garamond" w:cs="Times"/>
          <w:b/>
          <w:bCs/>
          <w:color w:val="333333"/>
        </w:rPr>
      </w:pPr>
      <w:r>
        <w:rPr>
          <w:rFonts w:ascii="Garamond" w:eastAsia="SimSun" w:hAnsi="Garamond" w:cs="Times"/>
          <w:b/>
          <w:bCs/>
          <w:color w:val="333333"/>
        </w:rPr>
        <w:t>Fig. 1 Map of FCS</w:t>
      </w:r>
      <w:r w:rsidR="00D61941">
        <w:rPr>
          <w:rFonts w:ascii="Garamond" w:eastAsia="SimSun" w:hAnsi="Garamond" w:cs="Times"/>
          <w:b/>
          <w:bCs/>
          <w:color w:val="333333"/>
        </w:rPr>
        <w:t xml:space="preserve"> in 201</w:t>
      </w:r>
      <w:r w:rsidR="00F86EBF">
        <w:rPr>
          <w:rFonts w:ascii="Garamond" w:eastAsia="SimSun" w:hAnsi="Garamond" w:cs="Times"/>
          <w:b/>
          <w:bCs/>
          <w:color w:val="333333"/>
        </w:rPr>
        <w:t>0</w:t>
      </w:r>
    </w:p>
    <w:p w14:paraId="40243B9E" w14:textId="77777777" w:rsidR="00F86EBF" w:rsidRDefault="00F86EBF" w:rsidP="00F86EBF">
      <w:pPr>
        <w:jc w:val="center"/>
        <w:rPr>
          <w:rFonts w:ascii="Garamond" w:eastAsia="SimSun" w:hAnsi="Garamond" w:cs="Times"/>
          <w:b/>
          <w:bCs/>
          <w:color w:val="333333"/>
        </w:rPr>
      </w:pPr>
    </w:p>
    <w:p w14:paraId="049A1182" w14:textId="77777777" w:rsidR="00F86EBF" w:rsidRDefault="00F86EBF" w:rsidP="00F86EBF">
      <w:pPr>
        <w:jc w:val="center"/>
        <w:rPr>
          <w:rFonts w:ascii="Garamond" w:eastAsia="SimSun" w:hAnsi="Garamond" w:cs="Times"/>
          <w:b/>
          <w:bCs/>
          <w:color w:val="333333"/>
        </w:rPr>
      </w:pPr>
    </w:p>
    <w:p w14:paraId="47815671" w14:textId="77777777" w:rsidR="00F86EBF" w:rsidRDefault="00F86EBF" w:rsidP="00F86EBF">
      <w:pPr>
        <w:jc w:val="center"/>
        <w:rPr>
          <w:rFonts w:ascii="Garamond" w:eastAsia="SimSun" w:hAnsi="Garamond" w:cs="Times"/>
          <w:b/>
          <w:bCs/>
          <w:color w:val="333333"/>
        </w:rPr>
      </w:pPr>
    </w:p>
    <w:p w14:paraId="2B9E6BCB" w14:textId="77777777" w:rsidR="00F86EBF" w:rsidRDefault="00F86EBF" w:rsidP="00F86EBF">
      <w:pPr>
        <w:jc w:val="center"/>
        <w:rPr>
          <w:rFonts w:ascii="Garamond" w:eastAsia="SimSun" w:hAnsi="Garamond" w:cs="Times"/>
          <w:b/>
          <w:bCs/>
          <w:color w:val="333333"/>
        </w:rPr>
      </w:pPr>
    </w:p>
    <w:p w14:paraId="6FD65C06" w14:textId="77777777" w:rsidR="00F86EBF" w:rsidRDefault="00F86EBF" w:rsidP="00F86EBF">
      <w:pPr>
        <w:jc w:val="center"/>
        <w:rPr>
          <w:rFonts w:ascii="Garamond" w:eastAsia="SimSun" w:hAnsi="Garamond" w:cs="Times"/>
          <w:b/>
          <w:bCs/>
          <w:color w:val="333333"/>
        </w:rPr>
      </w:pPr>
    </w:p>
    <w:p w14:paraId="31F6E8D6" w14:textId="77777777" w:rsidR="00F86EBF" w:rsidRDefault="00F86EBF" w:rsidP="00F86EBF">
      <w:pPr>
        <w:jc w:val="center"/>
        <w:rPr>
          <w:rFonts w:ascii="Garamond" w:eastAsia="SimSun" w:hAnsi="Garamond" w:cs="Times"/>
          <w:b/>
          <w:bCs/>
          <w:color w:val="333333"/>
        </w:rPr>
      </w:pPr>
    </w:p>
    <w:p w14:paraId="3F89632D" w14:textId="77777777" w:rsidR="00F86EBF" w:rsidRDefault="00F86EBF" w:rsidP="00F86EBF">
      <w:pPr>
        <w:jc w:val="center"/>
        <w:rPr>
          <w:rFonts w:ascii="Garamond" w:eastAsia="SimSun" w:hAnsi="Garamond" w:cs="Times"/>
          <w:b/>
          <w:bCs/>
          <w:color w:val="333333"/>
        </w:rPr>
      </w:pPr>
    </w:p>
    <w:p w14:paraId="05427270" w14:textId="77777777" w:rsidR="00F86EBF" w:rsidRDefault="00F86EBF" w:rsidP="00F86EBF">
      <w:pPr>
        <w:jc w:val="center"/>
        <w:rPr>
          <w:rFonts w:ascii="Garamond" w:eastAsia="SimSun" w:hAnsi="Garamond" w:cs="Times"/>
          <w:b/>
          <w:bCs/>
          <w:color w:val="333333"/>
        </w:rPr>
      </w:pPr>
    </w:p>
    <w:p w14:paraId="0FBAEB23" w14:textId="77777777" w:rsidR="00F86EBF" w:rsidRDefault="00F86EBF" w:rsidP="00F86EBF">
      <w:pPr>
        <w:jc w:val="center"/>
        <w:rPr>
          <w:rFonts w:ascii="Garamond" w:eastAsia="SimSun" w:hAnsi="Garamond" w:cs="Times"/>
          <w:b/>
          <w:bCs/>
          <w:color w:val="333333"/>
        </w:rPr>
      </w:pPr>
    </w:p>
    <w:p w14:paraId="474287EE" w14:textId="77777777" w:rsidR="00F86EBF" w:rsidRDefault="00F86EBF" w:rsidP="00F86EBF">
      <w:pPr>
        <w:jc w:val="center"/>
        <w:rPr>
          <w:rFonts w:ascii="Garamond" w:eastAsia="SimSun" w:hAnsi="Garamond" w:cs="Times"/>
          <w:b/>
          <w:bCs/>
          <w:color w:val="333333"/>
        </w:rPr>
      </w:pPr>
    </w:p>
    <w:p w14:paraId="7C08CE2E" w14:textId="77777777" w:rsidR="00F86EBF" w:rsidRDefault="00F86EBF" w:rsidP="00F86EBF">
      <w:pPr>
        <w:jc w:val="center"/>
        <w:rPr>
          <w:rFonts w:ascii="Garamond" w:eastAsia="SimSun" w:hAnsi="Garamond" w:cs="Times"/>
          <w:b/>
          <w:bCs/>
          <w:color w:val="333333"/>
        </w:rPr>
      </w:pPr>
    </w:p>
    <w:p w14:paraId="7A66D2FF" w14:textId="77777777" w:rsidR="00F86EBF" w:rsidRDefault="00F86EBF" w:rsidP="00F86EBF">
      <w:pPr>
        <w:jc w:val="center"/>
        <w:rPr>
          <w:rFonts w:ascii="Garamond" w:eastAsia="SimSun" w:hAnsi="Garamond" w:cs="Times"/>
          <w:b/>
          <w:bCs/>
          <w:color w:val="333333"/>
        </w:rPr>
      </w:pPr>
    </w:p>
    <w:p w14:paraId="463AA4C1" w14:textId="77777777" w:rsidR="00F86EBF" w:rsidRDefault="00F86EBF" w:rsidP="00F86EBF">
      <w:pPr>
        <w:jc w:val="center"/>
        <w:rPr>
          <w:rFonts w:ascii="Garamond" w:eastAsia="SimSun" w:hAnsi="Garamond" w:cs="Times"/>
          <w:b/>
          <w:bCs/>
          <w:color w:val="333333"/>
        </w:rPr>
      </w:pPr>
    </w:p>
    <w:p w14:paraId="74EEF783" w14:textId="77777777" w:rsidR="00F86EBF" w:rsidRDefault="00F86EBF" w:rsidP="00F86EBF">
      <w:pPr>
        <w:jc w:val="center"/>
        <w:rPr>
          <w:rFonts w:ascii="Garamond" w:eastAsia="SimSun" w:hAnsi="Garamond" w:cs="Times"/>
          <w:b/>
          <w:bCs/>
          <w:color w:val="333333"/>
        </w:rPr>
      </w:pPr>
    </w:p>
    <w:p w14:paraId="51629AE0" w14:textId="77777777" w:rsidR="00F86EBF" w:rsidRDefault="00F86EBF" w:rsidP="00F86EBF">
      <w:pPr>
        <w:jc w:val="center"/>
        <w:rPr>
          <w:rFonts w:ascii="Garamond" w:eastAsia="SimSun" w:hAnsi="Garamond" w:cs="Times"/>
          <w:b/>
          <w:bCs/>
          <w:color w:val="333333"/>
        </w:rPr>
      </w:pPr>
    </w:p>
    <w:p w14:paraId="79C25830" w14:textId="77777777" w:rsidR="00F86EBF" w:rsidRDefault="00F86EBF" w:rsidP="00F86EBF">
      <w:pPr>
        <w:jc w:val="center"/>
        <w:rPr>
          <w:rFonts w:ascii="Garamond" w:eastAsia="SimSun" w:hAnsi="Garamond" w:cs="Times"/>
          <w:b/>
          <w:bCs/>
          <w:color w:val="333333"/>
        </w:rPr>
      </w:pPr>
    </w:p>
    <w:p w14:paraId="2D75A892" w14:textId="77777777" w:rsidR="00F86EBF" w:rsidRDefault="00F86EBF" w:rsidP="00F86EBF">
      <w:pPr>
        <w:jc w:val="center"/>
        <w:rPr>
          <w:rFonts w:ascii="Garamond" w:eastAsia="SimSun" w:hAnsi="Garamond" w:cs="Times"/>
          <w:b/>
          <w:bCs/>
          <w:color w:val="333333"/>
        </w:rPr>
      </w:pPr>
    </w:p>
    <w:p w14:paraId="02783E71" w14:textId="77777777" w:rsidR="00F86EBF" w:rsidRDefault="00F86EBF" w:rsidP="00F86EBF">
      <w:pPr>
        <w:jc w:val="center"/>
        <w:rPr>
          <w:rFonts w:ascii="Garamond" w:eastAsia="SimSun" w:hAnsi="Garamond" w:cs="Times"/>
          <w:b/>
          <w:bCs/>
          <w:color w:val="333333"/>
        </w:rPr>
      </w:pPr>
    </w:p>
    <w:p w14:paraId="55A6579E" w14:textId="77777777" w:rsidR="00F86EBF" w:rsidRDefault="00F86EBF" w:rsidP="00F86EBF">
      <w:pPr>
        <w:jc w:val="center"/>
        <w:rPr>
          <w:rFonts w:ascii="Garamond" w:eastAsia="SimSun" w:hAnsi="Garamond" w:cs="Times"/>
          <w:b/>
          <w:bCs/>
          <w:color w:val="333333"/>
        </w:rPr>
      </w:pPr>
    </w:p>
    <w:p w14:paraId="5CA17428" w14:textId="77777777" w:rsidR="00F86EBF" w:rsidRDefault="00F86EBF" w:rsidP="00F86EBF">
      <w:pPr>
        <w:jc w:val="center"/>
        <w:rPr>
          <w:rFonts w:ascii="Garamond" w:eastAsia="SimSun" w:hAnsi="Garamond" w:cs="Times"/>
          <w:b/>
          <w:bCs/>
          <w:color w:val="333333"/>
        </w:rPr>
      </w:pPr>
    </w:p>
    <w:p w14:paraId="366B9A2F" w14:textId="77777777" w:rsidR="00F86EBF" w:rsidRDefault="00F86EBF" w:rsidP="00F86EBF">
      <w:pPr>
        <w:jc w:val="center"/>
        <w:rPr>
          <w:rFonts w:ascii="Garamond" w:eastAsia="SimSun" w:hAnsi="Garamond" w:cs="Times"/>
          <w:b/>
          <w:bCs/>
          <w:color w:val="333333"/>
        </w:rPr>
      </w:pPr>
    </w:p>
    <w:p w14:paraId="765E6174" w14:textId="77777777" w:rsidR="00F86EBF" w:rsidRDefault="00F86EBF" w:rsidP="00F86EBF">
      <w:pPr>
        <w:jc w:val="center"/>
        <w:rPr>
          <w:rFonts w:ascii="Garamond" w:eastAsia="SimSun" w:hAnsi="Garamond" w:cs="Times"/>
          <w:b/>
          <w:bCs/>
          <w:color w:val="333333"/>
        </w:rPr>
      </w:pPr>
    </w:p>
    <w:p w14:paraId="724A5D07" w14:textId="17CE230E" w:rsidR="00F86EBF" w:rsidRDefault="00F86EBF" w:rsidP="00F86EBF">
      <w:pPr>
        <w:jc w:val="center"/>
        <w:rPr>
          <w:rFonts w:ascii="Garamond" w:eastAsia="SimSun" w:hAnsi="Garamond" w:cs="Times"/>
          <w:b/>
          <w:bCs/>
          <w:color w:val="333333"/>
        </w:rPr>
      </w:pPr>
    </w:p>
    <w:p w14:paraId="7DDAA34C" w14:textId="5A239338" w:rsidR="00F86EBF" w:rsidRDefault="00EA12A5" w:rsidP="00F86EBF">
      <w:pPr>
        <w:rPr>
          <w:rFonts w:ascii="Garamond" w:eastAsia="SimSun" w:hAnsi="Garamond" w:cs="Times"/>
          <w:b/>
          <w:bCs/>
          <w:color w:val="333333"/>
        </w:rPr>
      </w:pPr>
      <w:r w:rsidRPr="00734C5E">
        <w:rPr>
          <w:rFonts w:ascii="Garamond" w:eastAsia="SimSun" w:hAnsi="Garamond" w:cs="Times"/>
          <w:b/>
          <w:bCs/>
          <w:noProof/>
          <w:color w:val="333333"/>
        </w:rPr>
        <w:drawing>
          <wp:anchor distT="0" distB="0" distL="114300" distR="114300" simplePos="0" relativeHeight="251669504" behindDoc="1" locked="0" layoutInCell="1" allowOverlap="1" wp14:anchorId="6CCDD8F9" wp14:editId="596BA4C4">
            <wp:simplePos x="0" y="0"/>
            <wp:positionH relativeFrom="column">
              <wp:posOffset>702310</wp:posOffset>
            </wp:positionH>
            <wp:positionV relativeFrom="paragraph">
              <wp:posOffset>135890</wp:posOffset>
            </wp:positionV>
            <wp:extent cx="5872480" cy="61290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72480" cy="6129020"/>
                    </a:xfrm>
                    <a:prstGeom prst="rect">
                      <a:avLst/>
                    </a:prstGeom>
                  </pic:spPr>
                </pic:pic>
              </a:graphicData>
            </a:graphic>
            <wp14:sizeRelH relativeFrom="page">
              <wp14:pctWidth>0</wp14:pctWidth>
            </wp14:sizeRelH>
            <wp14:sizeRelV relativeFrom="page">
              <wp14:pctHeight>0</wp14:pctHeight>
            </wp14:sizeRelV>
          </wp:anchor>
        </w:drawing>
      </w:r>
    </w:p>
    <w:p w14:paraId="665C961B" w14:textId="77777777" w:rsidR="00F86EBF" w:rsidRDefault="00F86EBF" w:rsidP="00F86EBF">
      <w:pPr>
        <w:rPr>
          <w:rFonts w:ascii="Garamond" w:eastAsia="SimSun" w:hAnsi="Garamond" w:cs="Times"/>
          <w:b/>
          <w:bCs/>
          <w:color w:val="333333"/>
        </w:rPr>
      </w:pPr>
    </w:p>
    <w:p w14:paraId="17FE2EBA" w14:textId="77777777" w:rsidR="00F86EBF" w:rsidRDefault="00F86EBF" w:rsidP="00F86EBF">
      <w:pPr>
        <w:rPr>
          <w:rFonts w:ascii="Garamond" w:eastAsia="SimSun" w:hAnsi="Garamond" w:cs="Times"/>
          <w:b/>
          <w:bCs/>
          <w:color w:val="333333"/>
        </w:rPr>
      </w:pPr>
    </w:p>
    <w:p w14:paraId="50317701" w14:textId="77777777" w:rsidR="00F86EBF" w:rsidRDefault="00F86EBF" w:rsidP="00F86EBF">
      <w:pPr>
        <w:rPr>
          <w:rFonts w:ascii="Garamond" w:eastAsia="SimSun" w:hAnsi="Garamond" w:cs="Times"/>
          <w:b/>
          <w:bCs/>
          <w:color w:val="333333"/>
        </w:rPr>
      </w:pPr>
    </w:p>
    <w:p w14:paraId="217C2BB2" w14:textId="77777777" w:rsidR="00F86EBF" w:rsidRDefault="00F86EBF" w:rsidP="00F86EBF">
      <w:pPr>
        <w:rPr>
          <w:rFonts w:ascii="Garamond" w:eastAsia="SimSun" w:hAnsi="Garamond" w:cs="Times"/>
          <w:b/>
          <w:bCs/>
          <w:color w:val="333333"/>
        </w:rPr>
      </w:pPr>
    </w:p>
    <w:p w14:paraId="5C69B369" w14:textId="77777777" w:rsidR="00F86EBF" w:rsidRDefault="00F86EBF" w:rsidP="00F86EBF">
      <w:pPr>
        <w:rPr>
          <w:rFonts w:ascii="Garamond" w:eastAsia="SimSun" w:hAnsi="Garamond" w:cs="Times"/>
          <w:b/>
          <w:bCs/>
          <w:color w:val="333333"/>
        </w:rPr>
      </w:pPr>
    </w:p>
    <w:p w14:paraId="5C01B13D" w14:textId="77777777" w:rsidR="00F86EBF" w:rsidRDefault="00F86EBF" w:rsidP="00F86EBF">
      <w:pPr>
        <w:rPr>
          <w:rFonts w:ascii="Garamond" w:eastAsia="SimSun" w:hAnsi="Garamond" w:cs="Times"/>
          <w:b/>
          <w:bCs/>
          <w:color w:val="333333"/>
        </w:rPr>
      </w:pPr>
    </w:p>
    <w:p w14:paraId="428567C0" w14:textId="77777777" w:rsidR="00F86EBF" w:rsidRDefault="00F86EBF" w:rsidP="00F86EBF">
      <w:pPr>
        <w:rPr>
          <w:rFonts w:ascii="Garamond" w:eastAsia="SimSun" w:hAnsi="Garamond" w:cs="Times"/>
          <w:b/>
          <w:bCs/>
          <w:color w:val="333333"/>
        </w:rPr>
      </w:pPr>
    </w:p>
    <w:p w14:paraId="35355098" w14:textId="77777777" w:rsidR="00F86EBF" w:rsidRDefault="00F86EBF" w:rsidP="00F86EBF">
      <w:pPr>
        <w:rPr>
          <w:rFonts w:ascii="Garamond" w:eastAsia="SimSun" w:hAnsi="Garamond" w:cs="Times"/>
          <w:b/>
          <w:bCs/>
          <w:color w:val="333333"/>
        </w:rPr>
      </w:pPr>
    </w:p>
    <w:p w14:paraId="0FCA6C8D" w14:textId="77777777" w:rsidR="00F86EBF" w:rsidRDefault="00F86EBF" w:rsidP="00F86EBF">
      <w:pPr>
        <w:rPr>
          <w:rFonts w:ascii="Garamond" w:eastAsia="SimSun" w:hAnsi="Garamond" w:cs="Times"/>
          <w:b/>
          <w:bCs/>
          <w:color w:val="333333"/>
        </w:rPr>
      </w:pPr>
    </w:p>
    <w:p w14:paraId="6AC1F019" w14:textId="77777777" w:rsidR="00F86EBF" w:rsidRDefault="00F86EBF" w:rsidP="00F86EBF">
      <w:pPr>
        <w:rPr>
          <w:rFonts w:ascii="Garamond" w:eastAsia="SimSun" w:hAnsi="Garamond" w:cs="Times"/>
          <w:b/>
          <w:bCs/>
          <w:color w:val="333333"/>
        </w:rPr>
      </w:pPr>
    </w:p>
    <w:p w14:paraId="7A9E107A" w14:textId="77777777" w:rsidR="00F86EBF" w:rsidRDefault="00F86EBF" w:rsidP="00F86EBF">
      <w:pPr>
        <w:rPr>
          <w:rFonts w:ascii="Garamond" w:eastAsia="SimSun" w:hAnsi="Garamond" w:cs="Times"/>
          <w:b/>
          <w:bCs/>
          <w:color w:val="333333"/>
        </w:rPr>
      </w:pPr>
    </w:p>
    <w:p w14:paraId="001BD565" w14:textId="77777777" w:rsidR="00F86EBF" w:rsidRDefault="00F86EBF" w:rsidP="00F86EBF">
      <w:pPr>
        <w:rPr>
          <w:rFonts w:ascii="Garamond" w:eastAsia="SimSun" w:hAnsi="Garamond" w:cs="Times"/>
          <w:b/>
          <w:bCs/>
          <w:color w:val="333333"/>
        </w:rPr>
      </w:pPr>
    </w:p>
    <w:p w14:paraId="2528C61D" w14:textId="77777777" w:rsidR="00F86EBF" w:rsidRDefault="00F86EBF" w:rsidP="00F86EBF">
      <w:pPr>
        <w:rPr>
          <w:rFonts w:ascii="Garamond" w:eastAsia="SimSun" w:hAnsi="Garamond" w:cs="Times"/>
          <w:b/>
          <w:bCs/>
          <w:color w:val="333333"/>
        </w:rPr>
      </w:pPr>
    </w:p>
    <w:p w14:paraId="7ACD6486" w14:textId="77777777" w:rsidR="00F86EBF" w:rsidRDefault="00F86EBF" w:rsidP="00F86EBF">
      <w:pPr>
        <w:rPr>
          <w:rFonts w:ascii="Garamond" w:eastAsia="SimSun" w:hAnsi="Garamond" w:cs="Times"/>
          <w:b/>
          <w:bCs/>
          <w:color w:val="333333"/>
        </w:rPr>
      </w:pPr>
    </w:p>
    <w:p w14:paraId="0859A267" w14:textId="77777777" w:rsidR="00F86EBF" w:rsidRDefault="00F86EBF" w:rsidP="00F86EBF">
      <w:pPr>
        <w:rPr>
          <w:rFonts w:ascii="Garamond" w:eastAsia="SimSun" w:hAnsi="Garamond" w:cs="Times"/>
          <w:b/>
          <w:bCs/>
          <w:color w:val="333333"/>
        </w:rPr>
      </w:pPr>
    </w:p>
    <w:p w14:paraId="3ABB4B5F" w14:textId="77777777" w:rsidR="00F86EBF" w:rsidRDefault="00F86EBF" w:rsidP="00F86EBF">
      <w:pPr>
        <w:rPr>
          <w:rFonts w:ascii="Garamond" w:eastAsia="SimSun" w:hAnsi="Garamond" w:cs="Times"/>
          <w:b/>
          <w:bCs/>
          <w:color w:val="333333"/>
        </w:rPr>
      </w:pPr>
    </w:p>
    <w:p w14:paraId="5226696B" w14:textId="77777777" w:rsidR="00F86EBF" w:rsidRDefault="00F86EBF" w:rsidP="00F86EBF">
      <w:pPr>
        <w:rPr>
          <w:rFonts w:ascii="Garamond" w:eastAsia="SimSun" w:hAnsi="Garamond" w:cs="Times"/>
          <w:b/>
          <w:bCs/>
          <w:color w:val="333333"/>
        </w:rPr>
      </w:pPr>
    </w:p>
    <w:p w14:paraId="71249FAF" w14:textId="77777777" w:rsidR="00F86EBF" w:rsidRDefault="00F86EBF" w:rsidP="00F86EBF">
      <w:pPr>
        <w:rPr>
          <w:rFonts w:ascii="Garamond" w:eastAsia="SimSun" w:hAnsi="Garamond" w:cs="Times"/>
          <w:b/>
          <w:bCs/>
          <w:color w:val="333333"/>
        </w:rPr>
      </w:pPr>
    </w:p>
    <w:p w14:paraId="47A01719" w14:textId="77777777" w:rsidR="00F86EBF" w:rsidRDefault="00F86EBF" w:rsidP="00F86EBF">
      <w:pPr>
        <w:rPr>
          <w:rFonts w:ascii="Garamond" w:eastAsia="SimSun" w:hAnsi="Garamond" w:cs="Times"/>
          <w:b/>
          <w:bCs/>
          <w:color w:val="333333"/>
        </w:rPr>
      </w:pPr>
    </w:p>
    <w:p w14:paraId="7B387024" w14:textId="77777777" w:rsidR="00F86EBF" w:rsidRDefault="00F86EBF" w:rsidP="00F86EBF">
      <w:pPr>
        <w:rPr>
          <w:rFonts w:ascii="Garamond" w:eastAsia="SimSun" w:hAnsi="Garamond" w:cs="Times"/>
          <w:b/>
          <w:bCs/>
          <w:color w:val="333333"/>
        </w:rPr>
      </w:pPr>
    </w:p>
    <w:p w14:paraId="221E0703" w14:textId="77777777" w:rsidR="00F86EBF" w:rsidRDefault="00F86EBF" w:rsidP="00F86EBF">
      <w:pPr>
        <w:rPr>
          <w:rFonts w:ascii="Garamond" w:eastAsia="SimSun" w:hAnsi="Garamond" w:cs="Times"/>
          <w:b/>
          <w:bCs/>
          <w:color w:val="333333"/>
        </w:rPr>
      </w:pPr>
    </w:p>
    <w:p w14:paraId="11CFE7E4" w14:textId="77777777" w:rsidR="00F86EBF" w:rsidRDefault="00F86EBF" w:rsidP="00F86EBF">
      <w:pPr>
        <w:rPr>
          <w:rFonts w:ascii="Garamond" w:eastAsia="SimSun" w:hAnsi="Garamond" w:cs="Times"/>
          <w:b/>
          <w:bCs/>
          <w:color w:val="333333"/>
        </w:rPr>
      </w:pPr>
    </w:p>
    <w:p w14:paraId="45A926AD" w14:textId="77777777" w:rsidR="00F86EBF" w:rsidRDefault="00F86EBF" w:rsidP="00F86EBF">
      <w:pPr>
        <w:rPr>
          <w:rFonts w:ascii="Garamond" w:eastAsia="SimSun" w:hAnsi="Garamond" w:cs="Times"/>
          <w:b/>
          <w:bCs/>
          <w:color w:val="333333"/>
        </w:rPr>
      </w:pPr>
    </w:p>
    <w:p w14:paraId="27416CD1" w14:textId="77777777" w:rsidR="00F86EBF" w:rsidRDefault="00F86EBF" w:rsidP="00F86EBF">
      <w:pPr>
        <w:rPr>
          <w:rFonts w:ascii="Garamond" w:eastAsia="SimSun" w:hAnsi="Garamond" w:cs="Times"/>
          <w:b/>
          <w:bCs/>
          <w:color w:val="333333"/>
        </w:rPr>
      </w:pPr>
    </w:p>
    <w:p w14:paraId="39DFF0D4" w14:textId="77777777" w:rsidR="00F86EBF" w:rsidRDefault="00F86EBF" w:rsidP="00F86EBF">
      <w:pPr>
        <w:rPr>
          <w:rFonts w:ascii="Garamond" w:eastAsia="SimSun" w:hAnsi="Garamond" w:cs="Times"/>
          <w:b/>
          <w:bCs/>
          <w:color w:val="333333"/>
        </w:rPr>
      </w:pPr>
    </w:p>
    <w:p w14:paraId="6B59A194" w14:textId="77777777" w:rsidR="00F86EBF" w:rsidRDefault="00F86EBF" w:rsidP="00F86EBF">
      <w:pPr>
        <w:rPr>
          <w:rFonts w:ascii="Garamond" w:eastAsia="SimSun" w:hAnsi="Garamond" w:cs="Times"/>
          <w:b/>
          <w:bCs/>
          <w:color w:val="333333"/>
        </w:rPr>
      </w:pPr>
    </w:p>
    <w:p w14:paraId="41099EB1" w14:textId="77777777" w:rsidR="00F86EBF" w:rsidRDefault="00F86EBF" w:rsidP="00F86EBF">
      <w:pPr>
        <w:rPr>
          <w:rFonts w:ascii="Garamond" w:eastAsia="SimSun" w:hAnsi="Garamond" w:cs="Times"/>
          <w:b/>
          <w:bCs/>
          <w:color w:val="333333"/>
        </w:rPr>
      </w:pPr>
    </w:p>
    <w:p w14:paraId="59B128D5" w14:textId="77777777" w:rsidR="00F86EBF" w:rsidRDefault="00F86EBF" w:rsidP="00F86EBF">
      <w:pPr>
        <w:rPr>
          <w:rFonts w:ascii="Garamond" w:eastAsia="SimSun" w:hAnsi="Garamond" w:cs="Times"/>
          <w:b/>
          <w:bCs/>
          <w:color w:val="333333"/>
        </w:rPr>
      </w:pPr>
    </w:p>
    <w:p w14:paraId="2DFAD1BC" w14:textId="77777777" w:rsidR="00F86EBF" w:rsidRDefault="00F86EBF" w:rsidP="00F86EBF">
      <w:pPr>
        <w:rPr>
          <w:rFonts w:ascii="Garamond" w:eastAsia="SimSun" w:hAnsi="Garamond" w:cs="Times"/>
          <w:b/>
          <w:bCs/>
          <w:color w:val="333333"/>
        </w:rPr>
      </w:pPr>
    </w:p>
    <w:p w14:paraId="40C2C94F" w14:textId="77777777" w:rsidR="00F86EBF" w:rsidRDefault="00F86EBF" w:rsidP="00F86EBF">
      <w:pPr>
        <w:rPr>
          <w:rFonts w:ascii="Garamond" w:eastAsia="SimSun" w:hAnsi="Garamond" w:cs="Times"/>
          <w:b/>
          <w:bCs/>
          <w:color w:val="333333"/>
        </w:rPr>
      </w:pPr>
    </w:p>
    <w:p w14:paraId="38696504" w14:textId="77777777" w:rsidR="00F86EBF" w:rsidRDefault="00F86EBF" w:rsidP="00F86EBF">
      <w:pPr>
        <w:rPr>
          <w:rFonts w:ascii="Garamond" w:eastAsia="SimSun" w:hAnsi="Garamond" w:cs="Times"/>
          <w:b/>
          <w:bCs/>
          <w:color w:val="333333"/>
        </w:rPr>
      </w:pPr>
    </w:p>
    <w:p w14:paraId="186F2D1E" w14:textId="5B207704" w:rsidR="00F86EBF" w:rsidRDefault="00F86EBF" w:rsidP="00F86EBF">
      <w:pPr>
        <w:ind w:firstLine="720"/>
        <w:rPr>
          <w:rFonts w:ascii="Garamond" w:eastAsia="SimSun" w:hAnsi="Garamond" w:cs="Times"/>
          <w:b/>
          <w:bCs/>
          <w:color w:val="333333"/>
        </w:r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Pr>
          <w:rFonts w:ascii="Garamond" w:eastAsia="SimSun" w:hAnsi="Garamond" w:cs="Times"/>
          <w:b/>
          <w:bCs/>
          <w:color w:val="333333"/>
        </w:rPr>
        <w:t>2</w:t>
      </w:r>
      <w:r w:rsidRPr="00160FB5">
        <w:rPr>
          <w:rFonts w:ascii="Garamond" w:eastAsia="SimSun" w:hAnsi="Garamond" w:cs="Times"/>
          <w:b/>
          <w:bCs/>
          <w:color w:val="333333"/>
        </w:rPr>
        <w:t xml:space="preserve">: </w:t>
      </w:r>
      <w:r>
        <w:rPr>
          <w:rFonts w:ascii="Garamond" w:eastAsia="SimSun" w:hAnsi="Garamond" w:cs="Times"/>
          <w:b/>
          <w:bCs/>
          <w:color w:val="333333"/>
        </w:rPr>
        <w:t xml:space="preserve"> 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w:t>
      </w:r>
      <w:r w:rsidR="00247ED7">
        <w:rPr>
          <w:rFonts w:ascii="Garamond" w:eastAsia="SimSun" w:hAnsi="Garamond" w:cs="Times"/>
          <w:b/>
          <w:bCs/>
          <w:color w:val="333333"/>
        </w:rPr>
        <w:t xml:space="preserve">with </w:t>
      </w:r>
      <w:r>
        <w:rPr>
          <w:rFonts w:ascii="Garamond" w:eastAsia="SimSun" w:hAnsi="Garamond" w:cs="Times"/>
          <w:b/>
          <w:bCs/>
          <w:color w:val="333333"/>
        </w:rPr>
        <w:t>binary cutof</w:t>
      </w:r>
      <w:r w:rsidR="000E254B">
        <w:rPr>
          <w:rFonts w:ascii="Garamond" w:eastAsia="SimSun" w:hAnsi="Garamond" w:cs="Times"/>
          <w:b/>
          <w:bCs/>
          <w:color w:val="333333"/>
        </w:rPr>
        <w:t>f</w:t>
      </w:r>
    </w:p>
    <w:p w14:paraId="75F24B57" w14:textId="6B4151CC" w:rsidR="000E254B" w:rsidRDefault="000E254B" w:rsidP="00F86EBF">
      <w:pPr>
        <w:ind w:firstLine="720"/>
        <w:rPr>
          <w:rFonts w:ascii="Garamond" w:eastAsia="SimSun" w:hAnsi="Garamond" w:cs="Times"/>
          <w:b/>
          <w:bCs/>
          <w:color w:val="333333"/>
        </w:rPr>
      </w:pPr>
    </w:p>
    <w:p w14:paraId="43EBEF6D" w14:textId="4D4D0D3A" w:rsidR="000E254B" w:rsidRDefault="000E254B" w:rsidP="00F86EBF">
      <w:pPr>
        <w:ind w:firstLine="720"/>
        <w:rPr>
          <w:rFonts w:ascii="Garamond" w:eastAsia="SimSun" w:hAnsi="Garamond" w:cs="Times"/>
          <w:b/>
          <w:bCs/>
          <w:color w:val="333333"/>
        </w:rPr>
      </w:pPr>
    </w:p>
    <w:p w14:paraId="200141BD" w14:textId="6B43B711" w:rsidR="000E254B" w:rsidRDefault="000E254B" w:rsidP="00F86EBF">
      <w:pPr>
        <w:ind w:firstLine="720"/>
        <w:rPr>
          <w:rFonts w:ascii="Garamond" w:eastAsia="SimSun" w:hAnsi="Garamond" w:cs="Times"/>
          <w:b/>
          <w:bCs/>
          <w:color w:val="333333"/>
        </w:rPr>
      </w:pPr>
    </w:p>
    <w:p w14:paraId="1FD2E4FD" w14:textId="78A78144" w:rsidR="000E254B" w:rsidRDefault="000E254B" w:rsidP="00F86EBF">
      <w:pPr>
        <w:ind w:firstLine="720"/>
        <w:rPr>
          <w:rFonts w:ascii="Garamond" w:eastAsia="SimSun" w:hAnsi="Garamond" w:cs="Times"/>
          <w:b/>
          <w:bCs/>
          <w:color w:val="333333"/>
        </w:rPr>
      </w:pPr>
    </w:p>
    <w:p w14:paraId="4D171938" w14:textId="0A2F5B94" w:rsidR="000E254B" w:rsidRDefault="000E254B" w:rsidP="00F86EBF">
      <w:pPr>
        <w:ind w:firstLine="720"/>
        <w:rPr>
          <w:rFonts w:ascii="Garamond" w:eastAsia="SimSun" w:hAnsi="Garamond" w:cs="Times"/>
          <w:b/>
          <w:bCs/>
          <w:color w:val="333333"/>
        </w:rPr>
      </w:pPr>
    </w:p>
    <w:p w14:paraId="55D8F543" w14:textId="7F45E387" w:rsidR="000E254B" w:rsidRDefault="000E254B" w:rsidP="00F86EBF">
      <w:pPr>
        <w:ind w:firstLine="720"/>
        <w:rPr>
          <w:rFonts w:ascii="Garamond" w:eastAsia="SimSun" w:hAnsi="Garamond" w:cs="Times"/>
          <w:b/>
          <w:bCs/>
          <w:color w:val="333333"/>
        </w:rPr>
      </w:pPr>
    </w:p>
    <w:p w14:paraId="3736AA3B" w14:textId="472D5A65" w:rsidR="000E254B" w:rsidRDefault="000E254B" w:rsidP="00F86EBF">
      <w:pPr>
        <w:ind w:firstLine="720"/>
        <w:rPr>
          <w:rFonts w:ascii="Garamond" w:eastAsia="SimSun" w:hAnsi="Garamond" w:cs="Times"/>
          <w:b/>
          <w:bCs/>
          <w:color w:val="333333"/>
        </w:rPr>
      </w:pPr>
    </w:p>
    <w:p w14:paraId="31F1C10A" w14:textId="22876923" w:rsidR="000E254B" w:rsidRDefault="000E254B" w:rsidP="00F86EBF">
      <w:pPr>
        <w:ind w:firstLine="720"/>
        <w:rPr>
          <w:rFonts w:ascii="Garamond" w:eastAsia="SimSun" w:hAnsi="Garamond" w:cs="Times"/>
          <w:b/>
          <w:bCs/>
          <w:color w:val="333333"/>
        </w:rPr>
      </w:pPr>
    </w:p>
    <w:p w14:paraId="3FD928A6" w14:textId="08F94658" w:rsidR="000E254B" w:rsidRDefault="000E254B" w:rsidP="00F86EBF">
      <w:pPr>
        <w:ind w:firstLine="720"/>
        <w:rPr>
          <w:rFonts w:ascii="Garamond" w:eastAsia="SimSun" w:hAnsi="Garamond" w:cs="Times"/>
          <w:b/>
          <w:bCs/>
          <w:color w:val="333333"/>
        </w:rPr>
      </w:pPr>
    </w:p>
    <w:p w14:paraId="5E0C4FDF" w14:textId="1960F6CE" w:rsidR="000E254B" w:rsidRDefault="000E254B" w:rsidP="00F86EBF">
      <w:pPr>
        <w:ind w:firstLine="720"/>
        <w:rPr>
          <w:rFonts w:ascii="Garamond" w:eastAsia="SimSun" w:hAnsi="Garamond" w:cs="Times"/>
          <w:b/>
          <w:bCs/>
          <w:color w:val="333333"/>
        </w:rPr>
      </w:pPr>
    </w:p>
    <w:p w14:paraId="37E8F9AE" w14:textId="7FBF4E91" w:rsidR="000E254B" w:rsidRDefault="000E254B" w:rsidP="00F86EBF">
      <w:pPr>
        <w:ind w:firstLine="720"/>
        <w:rPr>
          <w:rFonts w:ascii="Garamond" w:eastAsia="SimSun" w:hAnsi="Garamond" w:cs="Times"/>
          <w:b/>
          <w:bCs/>
          <w:color w:val="333333"/>
        </w:rPr>
      </w:pPr>
    </w:p>
    <w:p w14:paraId="69360004" w14:textId="57AB96A8" w:rsidR="000E254B" w:rsidRDefault="000E254B" w:rsidP="00F86EBF">
      <w:pPr>
        <w:ind w:firstLine="720"/>
        <w:rPr>
          <w:rFonts w:ascii="Garamond" w:eastAsia="SimSun" w:hAnsi="Garamond" w:cs="Times"/>
          <w:b/>
          <w:bCs/>
          <w:color w:val="333333"/>
        </w:rPr>
      </w:pPr>
    </w:p>
    <w:p w14:paraId="079F5282" w14:textId="062CEBF8" w:rsidR="000E254B" w:rsidRDefault="000E254B" w:rsidP="00F86EBF">
      <w:pPr>
        <w:ind w:firstLine="720"/>
        <w:rPr>
          <w:rFonts w:ascii="Garamond" w:eastAsia="SimSun" w:hAnsi="Garamond" w:cs="Times"/>
          <w:b/>
          <w:bCs/>
          <w:color w:val="333333"/>
        </w:rPr>
      </w:pPr>
    </w:p>
    <w:p w14:paraId="0465390D" w14:textId="3A4A64CA" w:rsidR="000E254B" w:rsidRDefault="000E254B" w:rsidP="00F86EBF">
      <w:pPr>
        <w:ind w:firstLine="720"/>
        <w:rPr>
          <w:rFonts w:ascii="Garamond" w:eastAsia="SimSun" w:hAnsi="Garamond" w:cs="Times"/>
          <w:b/>
          <w:bCs/>
          <w:color w:val="333333"/>
        </w:rPr>
      </w:pPr>
    </w:p>
    <w:p w14:paraId="2CF0AA28" w14:textId="004AE4FB" w:rsidR="0010289F" w:rsidRDefault="0010289F" w:rsidP="0010289F">
      <w:pPr>
        <w:rPr>
          <w:rFonts w:ascii="Garamond" w:eastAsia="SimSun" w:hAnsi="Garamond" w:cs="Times"/>
          <w:b/>
          <w:bCs/>
          <w:color w:val="333333"/>
        </w:rPr>
      </w:pPr>
      <w:bookmarkStart w:id="146" w:name="_Hlk18128904"/>
      <w:r w:rsidRPr="00160FB5">
        <w:rPr>
          <w:rFonts w:ascii="Garamond" w:eastAsia="SimSun" w:hAnsi="Garamond" w:cs="Times"/>
          <w:b/>
          <w:bCs/>
          <w:color w:val="333333"/>
        </w:rPr>
        <w:t xml:space="preserve">Table </w:t>
      </w:r>
      <w:r>
        <w:rPr>
          <w:rFonts w:ascii="Garamond" w:eastAsia="SimSun" w:hAnsi="Garamond" w:cs="Times"/>
          <w:b/>
          <w:bCs/>
          <w:color w:val="333333"/>
        </w:rPr>
        <w:t>1</w:t>
      </w:r>
      <w:r w:rsidRPr="001775A2">
        <w:rPr>
          <w:rFonts w:ascii="Garamond" w:eastAsia="SimSun" w:hAnsi="Garamond" w:cs="Times"/>
          <w:b/>
          <w:bCs/>
          <w:color w:val="333333"/>
        </w:rPr>
        <w:t xml:space="preserve">: </w:t>
      </w:r>
      <w:r>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Pr>
          <w:rFonts w:ascii="Garamond" w:eastAsia="SimSun" w:hAnsi="Garamond" w:cs="Times"/>
          <w:b/>
          <w:bCs/>
          <w:color w:val="333333"/>
        </w:rPr>
        <w:t>algorithm V.S. baseline</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w:t>
      </w:r>
      <w:r w:rsidR="00E97B33">
        <w:rPr>
          <w:rFonts w:ascii="Garamond" w:eastAsia="SimSun" w:hAnsi="Garamond" w:cs="Times"/>
          <w:b/>
          <w:bCs/>
          <w:color w:val="333333"/>
        </w:rPr>
        <w:t xml:space="preserve">a </w:t>
      </w:r>
      <w:r>
        <w:rPr>
          <w:rFonts w:ascii="Garamond" w:eastAsia="SimSun" w:hAnsi="Garamond" w:cs="Times"/>
          <w:b/>
          <w:bCs/>
          <w:color w:val="333333"/>
        </w:rPr>
        <w:t>binary</w:t>
      </w:r>
      <w:r w:rsidRPr="00645D58">
        <w:rPr>
          <w:rFonts w:ascii="Garamond" w:eastAsia="SimSun" w:hAnsi="Garamond" w:cs="Times"/>
          <w:b/>
          <w:bCs/>
          <w:color w:val="333333"/>
        </w:rPr>
        <w:t xml:space="preserve"> cutoff</w:t>
      </w:r>
    </w:p>
    <w:p w14:paraId="27BC7C7A" w14:textId="77777777" w:rsidR="0010289F" w:rsidRDefault="0010289F" w:rsidP="0010289F">
      <w:pPr>
        <w:rPr>
          <w:rFonts w:ascii="Garamond" w:eastAsia="SimSun" w:hAnsi="Garamond" w:cs="Times"/>
          <w:b/>
          <w:bCs/>
          <w:color w:val="333333"/>
        </w:rPr>
      </w:pPr>
    </w:p>
    <w:tbl>
      <w:tblPr>
        <w:tblStyle w:val="PlainTable3"/>
        <w:tblW w:w="5000" w:type="pct"/>
        <w:jc w:val="center"/>
        <w:tblLook w:val="0420" w:firstRow="1" w:lastRow="0" w:firstColumn="0" w:lastColumn="0" w:noHBand="0" w:noVBand="1"/>
      </w:tblPr>
      <w:tblGrid>
        <w:gridCol w:w="1133"/>
        <w:gridCol w:w="1000"/>
        <w:gridCol w:w="1121"/>
        <w:gridCol w:w="1075"/>
        <w:gridCol w:w="1267"/>
        <w:gridCol w:w="1256"/>
        <w:gridCol w:w="1254"/>
        <w:gridCol w:w="1254"/>
      </w:tblGrid>
      <w:tr w:rsidR="00EF3B6E" w:rsidRPr="002C6CA8" w14:paraId="35C4AA3B"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605" w:type="pct"/>
            <w:tcBorders>
              <w:top w:val="single" w:sz="4" w:space="0" w:color="auto"/>
            </w:tcBorders>
            <w:shd w:val="clear" w:color="auto" w:fill="auto"/>
            <w:hideMark/>
          </w:tcPr>
          <w:p w14:paraId="737B93F1" w14:textId="77777777" w:rsidR="00EF3B6E" w:rsidRPr="002C6CA8" w:rsidRDefault="00EF3B6E"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66E77C9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tcBorders>
              <w:top w:val="single" w:sz="4" w:space="0" w:color="auto"/>
            </w:tcBorders>
            <w:shd w:val="clear" w:color="auto" w:fill="auto"/>
            <w:hideMark/>
          </w:tcPr>
          <w:p w14:paraId="59A3600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99" w:type="pct"/>
            <w:tcBorders>
              <w:top w:val="single" w:sz="4" w:space="0" w:color="auto"/>
            </w:tcBorders>
            <w:shd w:val="clear" w:color="auto" w:fill="auto"/>
            <w:hideMark/>
          </w:tcPr>
          <w:p w14:paraId="6BA7EF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48B490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E7E448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74" w:type="pct"/>
            <w:tcBorders>
              <w:top w:val="single" w:sz="4" w:space="0" w:color="auto"/>
            </w:tcBorders>
            <w:shd w:val="clear" w:color="auto" w:fill="auto"/>
            <w:hideMark/>
          </w:tcPr>
          <w:p w14:paraId="1D17A9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FCDEDF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0A2ED02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7" w:type="pct"/>
            <w:tcBorders>
              <w:top w:val="single" w:sz="4" w:space="0" w:color="auto"/>
            </w:tcBorders>
            <w:shd w:val="clear" w:color="auto" w:fill="auto"/>
            <w:hideMark/>
          </w:tcPr>
          <w:p w14:paraId="40F3730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w:t>
            </w:r>
            <w:r>
              <w:rPr>
                <w:rFonts w:ascii="Garamond" w:hAnsi="Garamond" w:cs="Calibri"/>
                <w:b w:val="0"/>
                <w:bCs w:val="0"/>
                <w:caps w:val="0"/>
                <w:kern w:val="24"/>
              </w:rPr>
              <w:t>ries</w:t>
            </w:r>
          </w:p>
          <w:p w14:paraId="5691BD98"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71" w:type="pct"/>
            <w:tcBorders>
              <w:top w:val="single" w:sz="4" w:space="0" w:color="auto"/>
            </w:tcBorders>
            <w:shd w:val="clear" w:color="auto" w:fill="auto"/>
            <w:hideMark/>
          </w:tcPr>
          <w:p w14:paraId="3023646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Insecure Category</w:t>
            </w:r>
          </w:p>
          <w:p w14:paraId="58D0C59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70" w:type="pct"/>
            <w:tcBorders>
              <w:top w:val="single" w:sz="4" w:space="0" w:color="auto"/>
            </w:tcBorders>
          </w:tcPr>
          <w:p w14:paraId="5C395F2A"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2004AD45"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670" w:type="pct"/>
            <w:tcBorders>
              <w:top w:val="single" w:sz="4" w:space="0" w:color="auto"/>
            </w:tcBorders>
          </w:tcPr>
          <w:p w14:paraId="6E77EFD4" w14:textId="77777777" w:rsidR="00EF3B6E" w:rsidRPr="002C6CA8" w:rsidRDefault="00EF3B6E"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0A3887F6" w14:textId="77777777" w:rsidR="00EF3B6E" w:rsidRPr="002C6CA8" w:rsidRDefault="00EF3B6E"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EF3B6E" w:rsidRPr="002C6CA8" w14:paraId="60F7FF9C"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54C3664F"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6738CC79"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9092DC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402CF8E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1</w:t>
            </w:r>
          </w:p>
        </w:tc>
        <w:tc>
          <w:tcPr>
            <w:tcW w:w="574" w:type="pct"/>
            <w:shd w:val="clear" w:color="auto" w:fill="auto"/>
            <w:hideMark/>
          </w:tcPr>
          <w:p w14:paraId="18550A0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0.7</w:t>
            </w:r>
            <w:r>
              <w:rPr>
                <w:rFonts w:ascii="Garamond" w:hAnsi="Garamond" w:cs="Calibri"/>
                <w:kern w:val="24"/>
              </w:rPr>
              <w:t>4</w:t>
            </w:r>
            <w:r w:rsidRPr="002C6CA8">
              <w:rPr>
                <w:rFonts w:ascii="Garamond" w:hAnsi="Garamond" w:cs="Calibri"/>
                <w:kern w:val="24"/>
              </w:rPr>
              <w:t>-0.76</w:t>
            </w:r>
          </w:p>
        </w:tc>
        <w:tc>
          <w:tcPr>
            <w:tcW w:w="677" w:type="pct"/>
            <w:shd w:val="clear" w:color="auto" w:fill="auto"/>
            <w:hideMark/>
          </w:tcPr>
          <w:p w14:paraId="116DDE0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w:t>
            </w:r>
            <w:r>
              <w:rPr>
                <w:rFonts w:ascii="Garamond" w:hAnsi="Garamond" w:cs="Calibri"/>
                <w:kern w:val="24"/>
                <w:lang w:val="en-CA"/>
              </w:rPr>
              <w:t>5</w:t>
            </w:r>
          </w:p>
        </w:tc>
        <w:tc>
          <w:tcPr>
            <w:tcW w:w="671" w:type="pct"/>
            <w:shd w:val="clear" w:color="auto" w:fill="auto"/>
            <w:hideMark/>
          </w:tcPr>
          <w:p w14:paraId="3EEA4F5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w:t>
            </w:r>
            <w:r>
              <w:rPr>
                <w:rFonts w:ascii="Garamond" w:hAnsi="Garamond" w:cs="Calibri"/>
                <w:kern w:val="24"/>
                <w:lang w:val="en-CA"/>
              </w:rPr>
              <w:t xml:space="preserve"> - </w:t>
            </w:r>
            <w:r w:rsidRPr="002C6CA8">
              <w:rPr>
                <w:rFonts w:ascii="Garamond" w:hAnsi="Garamond" w:cs="Calibri"/>
                <w:kern w:val="24"/>
                <w:lang w:val="en-CA"/>
              </w:rPr>
              <w:t>0.38</w:t>
            </w:r>
          </w:p>
        </w:tc>
        <w:tc>
          <w:tcPr>
            <w:tcW w:w="670" w:type="pct"/>
            <w:shd w:val="clear" w:color="auto" w:fill="auto"/>
          </w:tcPr>
          <w:p w14:paraId="3DF3607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0.17</w:t>
            </w:r>
          </w:p>
        </w:tc>
        <w:tc>
          <w:tcPr>
            <w:tcW w:w="670" w:type="pct"/>
            <w:shd w:val="clear" w:color="auto" w:fill="auto"/>
          </w:tcPr>
          <w:p w14:paraId="3CC8086D"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0.14 – 0.36</w:t>
            </w:r>
          </w:p>
        </w:tc>
      </w:tr>
      <w:tr w:rsidR="00EF3B6E" w:rsidRPr="002C6CA8" w14:paraId="4FF4472F" w14:textId="77777777" w:rsidTr="00D1438E">
        <w:trPr>
          <w:trHeight w:val="775"/>
          <w:jc w:val="center"/>
        </w:trPr>
        <w:tc>
          <w:tcPr>
            <w:tcW w:w="605" w:type="pct"/>
            <w:vMerge/>
            <w:shd w:val="clear" w:color="auto" w:fill="auto"/>
            <w:hideMark/>
          </w:tcPr>
          <w:p w14:paraId="2515DE7D" w14:textId="77777777" w:rsidR="00EF3B6E" w:rsidRPr="002C6CA8" w:rsidRDefault="00EF3B6E" w:rsidP="00D1438E">
            <w:pPr>
              <w:rPr>
                <w:rFonts w:ascii="Garamond" w:hAnsi="Garamond" w:cs="Arial"/>
              </w:rPr>
            </w:pPr>
          </w:p>
        </w:tc>
        <w:tc>
          <w:tcPr>
            <w:tcW w:w="534" w:type="pct"/>
            <w:shd w:val="clear" w:color="auto" w:fill="auto"/>
            <w:hideMark/>
          </w:tcPr>
          <w:p w14:paraId="53051A94"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05D99050"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0.6</w:t>
            </w:r>
            <w:r>
              <w:rPr>
                <w:rFonts w:ascii="Garamond" w:hAnsi="Garamond" w:cs="Calibri"/>
                <w:kern w:val="24"/>
              </w:rPr>
              <w:t>9</w:t>
            </w:r>
          </w:p>
        </w:tc>
        <w:tc>
          <w:tcPr>
            <w:tcW w:w="574" w:type="pct"/>
            <w:shd w:val="clear" w:color="auto" w:fill="auto"/>
            <w:hideMark/>
          </w:tcPr>
          <w:p w14:paraId="0681F9CC"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61</w:t>
            </w:r>
            <w:r w:rsidRPr="002C6CA8">
              <w:rPr>
                <w:rFonts w:ascii="Garamond" w:hAnsi="Garamond" w:cs="Calibri"/>
                <w:kern w:val="24"/>
              </w:rPr>
              <w:t>-0.6</w:t>
            </w:r>
            <w:r>
              <w:rPr>
                <w:rFonts w:ascii="Garamond" w:hAnsi="Garamond" w:cs="Calibri"/>
                <w:kern w:val="24"/>
              </w:rPr>
              <w:t>3</w:t>
            </w:r>
          </w:p>
        </w:tc>
        <w:tc>
          <w:tcPr>
            <w:tcW w:w="677" w:type="pct"/>
            <w:shd w:val="clear" w:color="auto" w:fill="auto"/>
            <w:hideMark/>
          </w:tcPr>
          <w:p w14:paraId="4358CB7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671" w:type="pct"/>
            <w:shd w:val="clear" w:color="auto" w:fill="auto"/>
            <w:hideMark/>
          </w:tcPr>
          <w:p w14:paraId="4081A11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w:t>
            </w:r>
            <w:r>
              <w:rPr>
                <w:rFonts w:asciiTheme="minorEastAsia" w:eastAsiaTheme="minorEastAsia" w:hAnsiTheme="minorEastAsia" w:cs="Calibri"/>
                <w:kern w:val="24"/>
                <w:lang w:val="en-CA"/>
              </w:rPr>
              <w:t xml:space="preserve"> - </w:t>
            </w:r>
            <w:r w:rsidRPr="002C6CA8">
              <w:rPr>
                <w:rFonts w:ascii="Garamond" w:hAnsi="Garamond" w:cs="Calibri"/>
                <w:kern w:val="24"/>
                <w:lang w:val="en-CA"/>
              </w:rPr>
              <w:t>0.72</w:t>
            </w:r>
          </w:p>
        </w:tc>
        <w:tc>
          <w:tcPr>
            <w:tcW w:w="670" w:type="pct"/>
            <w:shd w:val="clear" w:color="auto" w:fill="auto"/>
          </w:tcPr>
          <w:p w14:paraId="480CDC0C"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0.36</w:t>
            </w:r>
          </w:p>
        </w:tc>
        <w:tc>
          <w:tcPr>
            <w:tcW w:w="670" w:type="pct"/>
            <w:shd w:val="clear" w:color="auto" w:fill="auto"/>
          </w:tcPr>
          <w:p w14:paraId="30628E2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0.48 – 0.56</w:t>
            </w:r>
          </w:p>
        </w:tc>
      </w:tr>
      <w:tr w:rsidR="00EF3B6E" w:rsidRPr="002C6CA8" w14:paraId="033EA6BF"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605" w:type="pct"/>
            <w:vMerge w:val="restart"/>
            <w:shd w:val="clear" w:color="auto" w:fill="auto"/>
            <w:hideMark/>
          </w:tcPr>
          <w:p w14:paraId="695BA7D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7C4203A5" w14:textId="77777777" w:rsidR="00EF3B6E" w:rsidRPr="002C6CA8" w:rsidRDefault="00EF3B6E" w:rsidP="00D1438E">
            <w:pPr>
              <w:pStyle w:val="NormalWeb"/>
              <w:spacing w:before="0" w:beforeAutospacing="0" w:after="0" w:afterAutospacing="0"/>
              <w:jc w:val="center"/>
              <w:rPr>
                <w:rFonts w:ascii="Garamond" w:hAnsi="Garamond" w:cs="Arial"/>
              </w:rPr>
            </w:pPr>
          </w:p>
        </w:tc>
        <w:tc>
          <w:tcPr>
            <w:tcW w:w="534" w:type="pct"/>
            <w:shd w:val="clear" w:color="auto" w:fill="auto"/>
            <w:hideMark/>
          </w:tcPr>
          <w:p w14:paraId="0B92C16A"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shd w:val="clear" w:color="auto" w:fill="auto"/>
            <w:hideMark/>
          </w:tcPr>
          <w:p w14:paraId="1812A55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1</w:t>
            </w:r>
          </w:p>
        </w:tc>
        <w:tc>
          <w:tcPr>
            <w:tcW w:w="574" w:type="pct"/>
            <w:shd w:val="clear" w:color="auto" w:fill="auto"/>
            <w:hideMark/>
          </w:tcPr>
          <w:p w14:paraId="1E5E16C2"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0.8</w:t>
            </w:r>
            <w:r>
              <w:rPr>
                <w:rFonts w:ascii="Garamond" w:hAnsi="Garamond" w:cs="Calibri"/>
                <w:kern w:val="24"/>
              </w:rPr>
              <w:t>2</w:t>
            </w:r>
            <w:r w:rsidRPr="002C6CA8">
              <w:rPr>
                <w:rFonts w:ascii="Garamond" w:hAnsi="Garamond" w:cs="Calibri"/>
                <w:kern w:val="24"/>
              </w:rPr>
              <w:t>-0.84</w:t>
            </w:r>
          </w:p>
        </w:tc>
        <w:tc>
          <w:tcPr>
            <w:tcW w:w="677" w:type="pct"/>
            <w:shd w:val="clear" w:color="auto" w:fill="auto"/>
            <w:hideMark/>
          </w:tcPr>
          <w:p w14:paraId="1A9BD8A3"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0.0</w:t>
            </w:r>
            <w:r>
              <w:rPr>
                <w:rFonts w:ascii="Garamond" w:hAnsi="Garamond" w:cs="Calibri"/>
                <w:kern w:val="24"/>
              </w:rPr>
              <w:t>6</w:t>
            </w:r>
          </w:p>
        </w:tc>
        <w:tc>
          <w:tcPr>
            <w:tcW w:w="671" w:type="pct"/>
            <w:shd w:val="clear" w:color="auto" w:fill="auto"/>
            <w:hideMark/>
          </w:tcPr>
          <w:p w14:paraId="67D2959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w:t>
            </w:r>
            <w:r>
              <w:rPr>
                <w:rFonts w:asciiTheme="minorEastAsia" w:eastAsiaTheme="minorEastAsia" w:hAnsiTheme="minorEastAsia" w:cs="Calibri"/>
                <w:kern w:val="24"/>
                <w:lang w:val="en-CA"/>
              </w:rPr>
              <w:t xml:space="preserve"> -</w:t>
            </w:r>
            <w:r w:rsidRPr="002C6CA8">
              <w:rPr>
                <w:rFonts w:ascii="Garamond" w:hAnsi="Garamond" w:cs="Calibri"/>
                <w:kern w:val="24"/>
                <w:lang w:val="en-CA"/>
              </w:rPr>
              <w:t>0.29</w:t>
            </w:r>
          </w:p>
        </w:tc>
        <w:tc>
          <w:tcPr>
            <w:tcW w:w="670" w:type="pct"/>
            <w:shd w:val="clear" w:color="auto" w:fill="auto"/>
          </w:tcPr>
          <w:p w14:paraId="14C2B54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0.07</w:t>
            </w:r>
          </w:p>
        </w:tc>
        <w:tc>
          <w:tcPr>
            <w:tcW w:w="670" w:type="pct"/>
            <w:shd w:val="clear" w:color="auto" w:fill="auto"/>
          </w:tcPr>
          <w:p w14:paraId="0CB12755"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12</w:t>
            </w:r>
            <w:r>
              <w:rPr>
                <w:rFonts w:ascii="Garamond" w:hAnsi="Garamond" w:cs="Calibri"/>
                <w:kern w:val="24"/>
                <w:lang w:val="en-CA"/>
              </w:rPr>
              <w:t xml:space="preserve"> – 0.3</w:t>
            </w:r>
            <w:r w:rsidRPr="00B901FE">
              <w:rPr>
                <w:rFonts w:ascii="Garamond" w:hAnsi="Garamond" w:cs="Calibri" w:hint="eastAsia"/>
                <w:kern w:val="24"/>
                <w:lang w:val="en-CA"/>
              </w:rPr>
              <w:t>9</w:t>
            </w:r>
          </w:p>
        </w:tc>
      </w:tr>
      <w:tr w:rsidR="00EF3B6E" w:rsidRPr="002C6CA8" w14:paraId="487B0FCA" w14:textId="77777777" w:rsidTr="00D1438E">
        <w:trPr>
          <w:trHeight w:val="852"/>
          <w:jc w:val="center"/>
        </w:trPr>
        <w:tc>
          <w:tcPr>
            <w:tcW w:w="605" w:type="pct"/>
            <w:vMerge/>
            <w:shd w:val="clear" w:color="auto" w:fill="auto"/>
            <w:hideMark/>
          </w:tcPr>
          <w:p w14:paraId="158FB013" w14:textId="77777777" w:rsidR="00EF3B6E" w:rsidRPr="002C6CA8" w:rsidRDefault="00EF3B6E" w:rsidP="00D1438E">
            <w:pPr>
              <w:rPr>
                <w:rFonts w:ascii="Garamond" w:hAnsi="Garamond" w:cs="Arial"/>
              </w:rPr>
            </w:pPr>
          </w:p>
        </w:tc>
        <w:tc>
          <w:tcPr>
            <w:tcW w:w="534" w:type="pct"/>
            <w:shd w:val="clear" w:color="auto" w:fill="auto"/>
            <w:hideMark/>
          </w:tcPr>
          <w:p w14:paraId="446295B5" w14:textId="77777777" w:rsidR="00EF3B6E" w:rsidRPr="002C6CA8" w:rsidRDefault="00EF3B6E"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99" w:type="pct"/>
            <w:shd w:val="clear" w:color="auto" w:fill="auto"/>
            <w:hideMark/>
          </w:tcPr>
          <w:p w14:paraId="1516123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5</w:t>
            </w:r>
          </w:p>
        </w:tc>
        <w:tc>
          <w:tcPr>
            <w:tcW w:w="574" w:type="pct"/>
            <w:shd w:val="clear" w:color="auto" w:fill="auto"/>
            <w:hideMark/>
          </w:tcPr>
          <w:p w14:paraId="0AC51961"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0.5</w:t>
            </w:r>
            <w:r>
              <w:rPr>
                <w:rFonts w:ascii="Garamond" w:hAnsi="Garamond" w:cs="Calibri"/>
                <w:kern w:val="24"/>
              </w:rPr>
              <w:t>8</w:t>
            </w:r>
            <w:r w:rsidRPr="002C6CA8">
              <w:rPr>
                <w:rFonts w:ascii="Garamond" w:hAnsi="Garamond" w:cs="Calibri"/>
                <w:kern w:val="24"/>
              </w:rPr>
              <w:t>-0.63</w:t>
            </w:r>
          </w:p>
        </w:tc>
        <w:tc>
          <w:tcPr>
            <w:tcW w:w="677" w:type="pct"/>
            <w:shd w:val="clear" w:color="auto" w:fill="auto"/>
            <w:hideMark/>
          </w:tcPr>
          <w:p w14:paraId="466B5277"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0.2</w:t>
            </w:r>
            <w:r>
              <w:rPr>
                <w:rFonts w:ascii="Garamond" w:hAnsi="Garamond" w:cs="Calibri"/>
                <w:kern w:val="24"/>
              </w:rPr>
              <w:t>9</w:t>
            </w:r>
            <w:r w:rsidRPr="002C6CA8">
              <w:rPr>
                <w:rFonts w:ascii="Garamond" w:hAnsi="Garamond" w:cs="Calibri"/>
                <w:kern w:val="24"/>
              </w:rPr>
              <w:t xml:space="preserve"> </w:t>
            </w:r>
          </w:p>
        </w:tc>
        <w:tc>
          <w:tcPr>
            <w:tcW w:w="671" w:type="pct"/>
            <w:shd w:val="clear" w:color="auto" w:fill="auto"/>
            <w:hideMark/>
          </w:tcPr>
          <w:p w14:paraId="1E4769D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w:t>
            </w:r>
            <w:r>
              <w:rPr>
                <w:rFonts w:ascii="Garamond" w:hAnsi="Garamond" w:cs="Calibri"/>
                <w:kern w:val="24"/>
                <w:lang w:val="en-CA"/>
              </w:rPr>
              <w:t xml:space="preserve">4 - </w:t>
            </w:r>
            <w:r w:rsidRPr="002C6CA8">
              <w:rPr>
                <w:rFonts w:ascii="Garamond" w:hAnsi="Garamond" w:cs="Calibri"/>
                <w:kern w:val="24"/>
                <w:lang w:val="en-CA"/>
              </w:rPr>
              <w:t>0.54</w:t>
            </w:r>
          </w:p>
        </w:tc>
        <w:tc>
          <w:tcPr>
            <w:tcW w:w="670" w:type="pct"/>
            <w:shd w:val="clear" w:color="auto" w:fill="auto"/>
          </w:tcPr>
          <w:p w14:paraId="34B4F377"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0.27</w:t>
            </w:r>
          </w:p>
        </w:tc>
        <w:tc>
          <w:tcPr>
            <w:tcW w:w="670" w:type="pct"/>
            <w:shd w:val="clear" w:color="auto" w:fill="auto"/>
          </w:tcPr>
          <w:p w14:paraId="1CECEE34"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45</w:t>
            </w:r>
            <w:r>
              <w:rPr>
                <w:rFonts w:ascii="Garamond" w:hAnsi="Garamond" w:cs="Calibri"/>
                <w:kern w:val="24"/>
                <w:lang w:val="en-CA"/>
              </w:rPr>
              <w:t xml:space="preserve"> – 0.</w:t>
            </w:r>
            <w:r w:rsidRPr="00B901FE">
              <w:rPr>
                <w:rFonts w:ascii="Garamond" w:hAnsi="Garamond" w:cs="Calibri" w:hint="eastAsia"/>
                <w:kern w:val="24"/>
                <w:lang w:val="en-CA"/>
              </w:rPr>
              <w:t>52</w:t>
            </w:r>
          </w:p>
        </w:tc>
      </w:tr>
      <w:tr w:rsidR="00EF3B6E" w:rsidRPr="002C6CA8" w14:paraId="0C0D8C52"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605" w:type="pct"/>
            <w:tcBorders>
              <w:bottom w:val="single" w:sz="4" w:space="0" w:color="auto"/>
            </w:tcBorders>
            <w:shd w:val="clear" w:color="auto" w:fill="auto"/>
            <w:hideMark/>
          </w:tcPr>
          <w:p w14:paraId="34199C7D"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34" w:type="pct"/>
            <w:tcBorders>
              <w:bottom w:val="single" w:sz="4" w:space="0" w:color="auto"/>
            </w:tcBorders>
            <w:shd w:val="clear" w:color="auto" w:fill="auto"/>
            <w:hideMark/>
          </w:tcPr>
          <w:p w14:paraId="559534A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99" w:type="pct"/>
            <w:tcBorders>
              <w:bottom w:val="single" w:sz="4" w:space="0" w:color="auto"/>
            </w:tcBorders>
            <w:shd w:val="clear" w:color="auto" w:fill="auto"/>
            <w:hideMark/>
          </w:tcPr>
          <w:p w14:paraId="58121BA6"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67</w:t>
            </w:r>
          </w:p>
        </w:tc>
        <w:tc>
          <w:tcPr>
            <w:tcW w:w="574" w:type="pct"/>
            <w:tcBorders>
              <w:bottom w:val="single" w:sz="4" w:space="0" w:color="auto"/>
            </w:tcBorders>
            <w:shd w:val="clear" w:color="auto" w:fill="auto"/>
            <w:hideMark/>
          </w:tcPr>
          <w:p w14:paraId="49BB8A7E"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59</w:t>
            </w:r>
            <w:r w:rsidRPr="002C6CA8">
              <w:rPr>
                <w:rFonts w:ascii="Garamond" w:hAnsi="Garamond" w:cs="Calibri"/>
                <w:kern w:val="24"/>
              </w:rPr>
              <w:t>-0.</w:t>
            </w:r>
            <w:r>
              <w:rPr>
                <w:rFonts w:ascii="Garamond" w:hAnsi="Garamond" w:cs="Calibri"/>
                <w:kern w:val="24"/>
              </w:rPr>
              <w:t>71</w:t>
            </w:r>
          </w:p>
        </w:tc>
        <w:tc>
          <w:tcPr>
            <w:tcW w:w="677" w:type="pct"/>
            <w:tcBorders>
              <w:bottom w:val="single" w:sz="4" w:space="0" w:color="auto"/>
            </w:tcBorders>
            <w:shd w:val="clear" w:color="auto" w:fill="auto"/>
            <w:hideMark/>
          </w:tcPr>
          <w:p w14:paraId="3ABCDFC9"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rPr>
              <w:t>0.</w:t>
            </w:r>
            <w:r>
              <w:rPr>
                <w:rFonts w:ascii="Garamond" w:hAnsi="Garamond" w:cs="Calibri"/>
                <w:kern w:val="24"/>
              </w:rPr>
              <w:t>36</w:t>
            </w:r>
          </w:p>
        </w:tc>
        <w:tc>
          <w:tcPr>
            <w:tcW w:w="671" w:type="pct"/>
            <w:tcBorders>
              <w:bottom w:val="single" w:sz="4" w:space="0" w:color="auto"/>
            </w:tcBorders>
            <w:shd w:val="clear" w:color="auto" w:fill="auto"/>
            <w:hideMark/>
          </w:tcPr>
          <w:p w14:paraId="7AE1FDF4" w14:textId="77777777" w:rsidR="00EF3B6E" w:rsidRPr="002C6CA8" w:rsidRDefault="00EF3B6E" w:rsidP="00D1438E">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w:t>
            </w:r>
            <w:r>
              <w:rPr>
                <w:rFonts w:ascii="Garamond" w:hAnsi="Garamond" w:cs="Calibri"/>
                <w:kern w:val="24"/>
                <w:lang w:val="en-CA"/>
              </w:rPr>
              <w:t xml:space="preserve"> - </w:t>
            </w:r>
            <w:r w:rsidRPr="002C6CA8">
              <w:rPr>
                <w:rFonts w:ascii="Garamond" w:hAnsi="Garamond" w:cs="Calibri"/>
                <w:kern w:val="24"/>
                <w:lang w:val="en-CA"/>
              </w:rPr>
              <w:t>0.36</w:t>
            </w:r>
          </w:p>
        </w:tc>
        <w:tc>
          <w:tcPr>
            <w:tcW w:w="670" w:type="pct"/>
            <w:tcBorders>
              <w:bottom w:val="single" w:sz="4" w:space="0" w:color="auto"/>
            </w:tcBorders>
            <w:shd w:val="clear" w:color="auto" w:fill="auto"/>
          </w:tcPr>
          <w:p w14:paraId="4AD874F9" w14:textId="77777777" w:rsidR="00EF3B6E" w:rsidRPr="002C6CA8"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0.40</w:t>
            </w:r>
          </w:p>
        </w:tc>
        <w:tc>
          <w:tcPr>
            <w:tcW w:w="670" w:type="pct"/>
            <w:tcBorders>
              <w:bottom w:val="single" w:sz="4" w:space="0" w:color="auto"/>
            </w:tcBorders>
            <w:shd w:val="clear" w:color="auto" w:fill="auto"/>
          </w:tcPr>
          <w:p w14:paraId="6D0C4DB2" w14:textId="77777777" w:rsidR="00EF3B6E" w:rsidRPr="00B901FE" w:rsidRDefault="00EF3B6E" w:rsidP="00D1438E">
            <w:pPr>
              <w:pStyle w:val="NormalWeb"/>
              <w:spacing w:before="0" w:beforeAutospacing="0" w:after="0" w:afterAutospacing="0"/>
              <w:jc w:val="center"/>
              <w:rPr>
                <w:rFonts w:ascii="Garamond" w:hAnsi="Garamond" w:cs="Calibri"/>
                <w:kern w:val="24"/>
                <w:lang w:val="en-CA"/>
              </w:rPr>
            </w:pPr>
            <w:r>
              <w:rPr>
                <w:rFonts w:ascii="Garamond" w:hAnsi="Garamond" w:cs="Calibri"/>
                <w:kern w:val="24"/>
                <w:lang w:val="en-CA"/>
              </w:rPr>
              <w:t>0.</w:t>
            </w:r>
            <w:r w:rsidRPr="00B901FE">
              <w:rPr>
                <w:rFonts w:ascii="Garamond" w:hAnsi="Garamond" w:cs="Calibri" w:hint="eastAsia"/>
                <w:kern w:val="24"/>
                <w:lang w:val="en-CA"/>
              </w:rPr>
              <w:t>32</w:t>
            </w:r>
            <w:r>
              <w:rPr>
                <w:rFonts w:ascii="Garamond" w:hAnsi="Garamond" w:cs="Calibri"/>
                <w:kern w:val="24"/>
                <w:lang w:val="en-CA"/>
              </w:rPr>
              <w:t xml:space="preserve"> – 0.4</w:t>
            </w:r>
            <w:r w:rsidRPr="00B901FE">
              <w:rPr>
                <w:rFonts w:ascii="Garamond" w:hAnsi="Garamond" w:cs="Calibri" w:hint="eastAsia"/>
                <w:kern w:val="24"/>
                <w:lang w:val="en-CA"/>
              </w:rPr>
              <w:t>5</w:t>
            </w:r>
          </w:p>
        </w:tc>
      </w:tr>
    </w:tbl>
    <w:p w14:paraId="121C1B69" w14:textId="1479E410" w:rsidR="0010289F" w:rsidRPr="0037795C" w:rsidRDefault="0037795C" w:rsidP="0037795C">
      <w:pPr>
        <w:rPr>
          <w:rFonts w:ascii="Garamond" w:eastAsia="SimSun" w:hAnsi="Garamond" w:cs="Times"/>
          <w:b/>
          <w:bCs/>
          <w:color w:val="333333"/>
        </w:rPr>
      </w:pPr>
      <w:r>
        <w:rPr>
          <w:rFonts w:ascii="Garamond" w:eastAsia="SimSun" w:hAnsi="Garamond" w:cs="Times"/>
          <w:b/>
          <w:bCs/>
          <w:color w:val="333333"/>
        </w:rPr>
        <w:t xml:space="preserve">*  </w:t>
      </w:r>
      <w:r w:rsidRPr="0037795C">
        <w:rPr>
          <w:rFonts w:ascii="Garamond" w:eastAsia="SimSun" w:hAnsi="Garamond" w:cs="Times"/>
          <w:bCs/>
          <w:color w:val="333333"/>
        </w:rPr>
        <w:t xml:space="preserve">ML results </w:t>
      </w:r>
      <w:r>
        <w:rPr>
          <w:rFonts w:ascii="Garamond" w:eastAsia="SimSun" w:hAnsi="Garamond" w:cs="Times"/>
          <w:bCs/>
          <w:color w:val="333333"/>
        </w:rPr>
        <w:t xml:space="preserve">shown in range as </w:t>
      </w:r>
      <w:r w:rsidR="00E97B33">
        <w:rPr>
          <w:rFonts w:ascii="Garamond" w:eastAsia="SimSun" w:hAnsi="Garamond" w:cs="Times"/>
          <w:bCs/>
          <w:color w:val="333333"/>
        </w:rPr>
        <w:t xml:space="preserve">the </w:t>
      </w:r>
      <w:r w:rsidR="004850F5">
        <w:rPr>
          <w:rFonts w:ascii="Garamond" w:eastAsia="SimSun" w:hAnsi="Garamond" w:cs="Times"/>
          <w:bCs/>
          <w:color w:val="333333"/>
        </w:rPr>
        <w:t>performance of the three model</w:t>
      </w:r>
      <w:r w:rsidR="00E97B33">
        <w:rPr>
          <w:rFonts w:ascii="Garamond" w:eastAsia="SimSun" w:hAnsi="Garamond" w:cs="Times"/>
          <w:bCs/>
          <w:color w:val="333333"/>
        </w:rPr>
        <w:t>s</w:t>
      </w:r>
      <w:r w:rsidR="004850F5">
        <w:rPr>
          <w:rFonts w:ascii="Garamond" w:eastAsia="SimSun" w:hAnsi="Garamond" w:cs="Times"/>
          <w:bCs/>
          <w:color w:val="333333"/>
        </w:rPr>
        <w:t xml:space="preserve"> vary slightly </w:t>
      </w:r>
    </w:p>
    <w:p w14:paraId="4E8A5BCD" w14:textId="77777777" w:rsidR="0010289F" w:rsidRDefault="0010289F">
      <w:pPr>
        <w:rPr>
          <w:rFonts w:ascii="Garamond" w:eastAsia="SimSun" w:hAnsi="Garamond" w:cs="Times"/>
          <w:b/>
          <w:bCs/>
          <w:color w:val="333333"/>
        </w:rPr>
      </w:pPr>
      <w:r>
        <w:rPr>
          <w:rFonts w:ascii="Garamond" w:eastAsia="SimSun" w:hAnsi="Garamond" w:cs="Times"/>
          <w:b/>
          <w:bCs/>
          <w:color w:val="333333"/>
        </w:rPr>
        <w:br w:type="page"/>
      </w:r>
    </w:p>
    <w:p w14:paraId="570E73FF" w14:textId="4EE56026" w:rsidR="000E254B" w:rsidRDefault="000E254B" w:rsidP="000E254B">
      <w:pPr>
        <w:rPr>
          <w:rFonts w:ascii="Garamond" w:eastAsia="SimSun" w:hAnsi="Garamond" w:cs="Times"/>
          <w:b/>
          <w:bCs/>
          <w:color w:val="333333"/>
        </w:rPr>
      </w:pPr>
      <w:r w:rsidRPr="00160FB5">
        <w:rPr>
          <w:rFonts w:ascii="Garamond" w:eastAsia="SimSun" w:hAnsi="Garamond" w:cs="Times"/>
          <w:b/>
          <w:bCs/>
          <w:color w:val="333333"/>
        </w:rPr>
        <w:lastRenderedPageBreak/>
        <w:t xml:space="preserve">Table </w:t>
      </w:r>
      <w:r w:rsidR="0010289F">
        <w:rPr>
          <w:rFonts w:ascii="Garamond" w:eastAsia="SimSun" w:hAnsi="Garamond" w:cs="Times"/>
          <w:b/>
          <w:bCs/>
          <w:color w:val="333333"/>
        </w:rPr>
        <w:t>2</w:t>
      </w:r>
      <w:r w:rsidRPr="001775A2">
        <w:rPr>
          <w:rFonts w:ascii="Garamond" w:eastAsia="SimSun" w:hAnsi="Garamond" w:cs="Times"/>
          <w:b/>
          <w:bCs/>
          <w:color w:val="333333"/>
        </w:rPr>
        <w:t xml:space="preserve">: </w:t>
      </w:r>
      <w:bookmarkEnd w:id="146"/>
      <w:r w:rsidR="00EA12A5">
        <w:rPr>
          <w:rFonts w:ascii="Garamond" w:eastAsia="SimSun" w:hAnsi="Garamond" w:cs="Times"/>
          <w:b/>
          <w:bCs/>
          <w:color w:val="333333"/>
        </w:rPr>
        <w:t xml:space="preserve">Nested-CV results: </w:t>
      </w:r>
      <w:r w:rsidRPr="00645D58">
        <w:rPr>
          <w:rFonts w:ascii="Garamond" w:eastAsia="SimSun" w:hAnsi="Garamond" w:cs="Times"/>
          <w:b/>
          <w:bCs/>
          <w:color w:val="333333"/>
        </w:rPr>
        <w:t xml:space="preserve">ML </w:t>
      </w:r>
      <w:r w:rsidR="0010289F">
        <w:rPr>
          <w:rFonts w:ascii="Garamond" w:eastAsia="SimSun" w:hAnsi="Garamond" w:cs="Times"/>
          <w:b/>
          <w:bCs/>
          <w:color w:val="333333"/>
        </w:rPr>
        <w:t>algorithm V.S. baseline</w:t>
      </w:r>
      <w:r w:rsidRPr="00645D58">
        <w:rPr>
          <w:rFonts w:ascii="Garamond" w:eastAsia="SimSun" w:hAnsi="Garamond" w:cs="Times"/>
          <w:b/>
          <w:bCs/>
          <w:color w:val="333333"/>
        </w:rPr>
        <w:t xml:space="preserve"> with</w:t>
      </w:r>
      <w:r w:rsidR="00EA12A5">
        <w:rPr>
          <w:rFonts w:ascii="Garamond" w:eastAsia="SimSun" w:hAnsi="Garamond" w:cs="Times"/>
          <w:b/>
          <w:bCs/>
          <w:color w:val="333333"/>
        </w:rPr>
        <w:t>out sampling using</w:t>
      </w:r>
      <w:r w:rsidRPr="00645D58">
        <w:rPr>
          <w:rFonts w:ascii="Garamond" w:eastAsia="SimSun" w:hAnsi="Garamond" w:cs="Times"/>
          <w:b/>
          <w:bCs/>
          <w:color w:val="333333"/>
        </w:rPr>
        <w:t xml:space="preserve"> FEWSNET cutoff</w:t>
      </w:r>
    </w:p>
    <w:p w14:paraId="6084DBBF" w14:textId="77777777" w:rsidR="000E254B" w:rsidRDefault="000E254B" w:rsidP="000E254B">
      <w:pPr>
        <w:rPr>
          <w:rFonts w:ascii="Garamond" w:eastAsia="SimSun" w:hAnsi="Garamond" w:cs="Times"/>
          <w:b/>
          <w:bCs/>
          <w:color w:val="333333"/>
        </w:rPr>
      </w:pPr>
    </w:p>
    <w:tbl>
      <w:tblPr>
        <w:tblStyle w:val="PlainTable3"/>
        <w:tblW w:w="5096" w:type="pct"/>
        <w:jc w:val="center"/>
        <w:tblLook w:val="0420" w:firstRow="1" w:lastRow="0" w:firstColumn="0" w:lastColumn="0" w:noHBand="0" w:noVBand="1"/>
      </w:tblPr>
      <w:tblGrid>
        <w:gridCol w:w="1133"/>
        <w:gridCol w:w="1000"/>
        <w:gridCol w:w="1122"/>
        <w:gridCol w:w="1074"/>
        <w:gridCol w:w="1267"/>
        <w:gridCol w:w="1255"/>
        <w:gridCol w:w="1254"/>
        <w:gridCol w:w="1435"/>
      </w:tblGrid>
      <w:tr w:rsidR="002475C8" w:rsidRPr="002C6CA8" w14:paraId="33E36285" w14:textId="77777777" w:rsidTr="00D1438E">
        <w:trPr>
          <w:cnfStyle w:val="100000000000" w:firstRow="1" w:lastRow="0" w:firstColumn="0" w:lastColumn="0" w:oddVBand="0" w:evenVBand="0" w:oddHBand="0" w:evenHBand="0" w:firstRowFirstColumn="0" w:firstRowLastColumn="0" w:lastRowFirstColumn="0" w:lastRowLastColumn="0"/>
          <w:trHeight w:val="1284"/>
          <w:jc w:val="center"/>
        </w:trPr>
        <w:tc>
          <w:tcPr>
            <w:tcW w:w="594" w:type="pct"/>
            <w:tcBorders>
              <w:top w:val="single" w:sz="4" w:space="0" w:color="auto"/>
            </w:tcBorders>
            <w:shd w:val="clear" w:color="auto" w:fill="auto"/>
            <w:hideMark/>
          </w:tcPr>
          <w:p w14:paraId="0B812DA6" w14:textId="77777777" w:rsidR="002475C8" w:rsidRPr="002C6CA8" w:rsidRDefault="002475C8" w:rsidP="00D1438E">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75C0F060"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tcBorders>
              <w:top w:val="single" w:sz="4" w:space="0" w:color="auto"/>
            </w:tcBorders>
            <w:shd w:val="clear" w:color="auto" w:fill="auto"/>
            <w:hideMark/>
          </w:tcPr>
          <w:p w14:paraId="05D2802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588" w:type="pct"/>
            <w:tcBorders>
              <w:top w:val="single" w:sz="4" w:space="0" w:color="auto"/>
            </w:tcBorders>
            <w:shd w:val="clear" w:color="auto" w:fill="auto"/>
            <w:hideMark/>
          </w:tcPr>
          <w:p w14:paraId="7789F8CE"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031AE4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39CF4B9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563" w:type="pct"/>
            <w:tcBorders>
              <w:top w:val="single" w:sz="4" w:space="0" w:color="auto"/>
            </w:tcBorders>
            <w:shd w:val="clear" w:color="auto" w:fill="auto"/>
            <w:hideMark/>
          </w:tcPr>
          <w:p w14:paraId="6094F5D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4DA748B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259D5CA3"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64" w:type="pct"/>
            <w:tcBorders>
              <w:top w:val="single" w:sz="4" w:space="0" w:color="auto"/>
            </w:tcBorders>
            <w:shd w:val="clear" w:color="auto" w:fill="auto"/>
            <w:hideMark/>
          </w:tcPr>
          <w:p w14:paraId="20F7AFFC"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w:t>
            </w:r>
            <w:r>
              <w:rPr>
                <w:rFonts w:ascii="Garamond" w:hAnsi="Garamond" w:cs="Calibri"/>
                <w:b w:val="0"/>
                <w:bCs w:val="0"/>
                <w:caps w:val="0"/>
                <w:kern w:val="24"/>
              </w:rPr>
              <w:t>ries</w:t>
            </w:r>
          </w:p>
          <w:p w14:paraId="5927170F"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658" w:type="pct"/>
            <w:tcBorders>
              <w:top w:val="single" w:sz="4" w:space="0" w:color="auto"/>
            </w:tcBorders>
            <w:shd w:val="clear" w:color="auto" w:fill="auto"/>
            <w:hideMark/>
          </w:tcPr>
          <w:p w14:paraId="4BAC8359"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3437D290"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c>
          <w:tcPr>
            <w:tcW w:w="657" w:type="pct"/>
            <w:tcBorders>
              <w:top w:val="single" w:sz="4" w:space="0" w:color="auto"/>
            </w:tcBorders>
            <w:shd w:val="clear" w:color="auto" w:fill="auto"/>
          </w:tcPr>
          <w:p w14:paraId="5C95A0FF"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w:t>
            </w:r>
            <w:r>
              <w:rPr>
                <w:rFonts w:ascii="Garamond" w:hAnsi="Garamond" w:cs="Calibri"/>
                <w:b w:val="0"/>
                <w:bCs w:val="0"/>
                <w:caps w:val="0"/>
                <w:kern w:val="24"/>
              </w:rPr>
              <w:t>ries</w:t>
            </w:r>
          </w:p>
          <w:p w14:paraId="734E49CC"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752" w:type="pct"/>
            <w:tcBorders>
              <w:top w:val="single" w:sz="4" w:space="0" w:color="auto"/>
            </w:tcBorders>
            <w:shd w:val="clear" w:color="auto" w:fill="auto"/>
          </w:tcPr>
          <w:p w14:paraId="1D721E48" w14:textId="77777777" w:rsidR="002475C8" w:rsidRPr="002C6CA8" w:rsidRDefault="002475C8" w:rsidP="00D1438E">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3E007DB5"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w:t>
            </w:r>
          </w:p>
        </w:tc>
      </w:tr>
      <w:tr w:rsidR="002475C8" w:rsidRPr="002D58F8" w14:paraId="0689AA2E"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3547530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C48C455"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5EA0985D"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52021D6C"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0.71</w:t>
            </w:r>
          </w:p>
        </w:tc>
        <w:tc>
          <w:tcPr>
            <w:tcW w:w="563" w:type="pct"/>
            <w:shd w:val="clear" w:color="auto" w:fill="auto"/>
            <w:hideMark/>
          </w:tcPr>
          <w:p w14:paraId="362F98D1"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0.75-0.76</w:t>
            </w:r>
          </w:p>
        </w:tc>
        <w:tc>
          <w:tcPr>
            <w:tcW w:w="664" w:type="pct"/>
            <w:shd w:val="clear" w:color="auto" w:fill="auto"/>
            <w:hideMark/>
          </w:tcPr>
          <w:p w14:paraId="5B0668E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1FF47EF4"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0.18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23</w:t>
            </w:r>
          </w:p>
        </w:tc>
        <w:tc>
          <w:tcPr>
            <w:tcW w:w="657" w:type="pct"/>
            <w:shd w:val="clear" w:color="auto" w:fill="auto"/>
          </w:tcPr>
          <w:p w14:paraId="01B72039"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2D58F8">
              <w:rPr>
                <w:rFonts w:ascii="Garamond" w:hAnsi="Garamond" w:cs="Calibri" w:hint="eastAsia"/>
                <w:kern w:val="24"/>
              </w:rPr>
              <w:t>1</w:t>
            </w:r>
            <w:r w:rsidRPr="005021AE">
              <w:rPr>
                <w:rFonts w:ascii="Garamond" w:hAnsi="Garamond" w:cs="Calibri"/>
                <w:kern w:val="24"/>
              </w:rPr>
              <w:t xml:space="preserve">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695BEC6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BF13C8">
              <w:rPr>
                <w:rFonts w:ascii="Garamond" w:hAnsi="Garamond" w:cs="Calibri" w:hint="eastAsia"/>
                <w:kern w:val="24"/>
              </w:rPr>
              <w:t>0.31</w:t>
            </w:r>
            <w:r w:rsidRPr="005021AE">
              <w:rPr>
                <w:rFonts w:ascii="Garamond" w:hAnsi="Garamond" w:cs="Calibri" w:hint="eastAsia"/>
                <w:kern w:val="24"/>
              </w:rPr>
              <w:t>/</w:t>
            </w:r>
            <w:r>
              <w:rPr>
                <w:rFonts w:ascii="Garamond" w:hAnsi="Garamond" w:cs="Calibri"/>
                <w:kern w:val="24"/>
              </w:rPr>
              <w:t xml:space="preserve"> </w:t>
            </w:r>
            <w:r w:rsidRPr="00BF13C8">
              <w:rPr>
                <w:rFonts w:ascii="Garamond" w:hAnsi="Garamond" w:cs="Calibri" w:hint="eastAsia"/>
                <w:kern w:val="24"/>
              </w:rPr>
              <w:t>0.18</w:t>
            </w:r>
          </w:p>
        </w:tc>
      </w:tr>
      <w:tr w:rsidR="002475C8" w:rsidRPr="002D58F8" w14:paraId="5A178884" w14:textId="77777777" w:rsidTr="00D1438E">
        <w:trPr>
          <w:trHeight w:val="775"/>
          <w:jc w:val="center"/>
        </w:trPr>
        <w:tc>
          <w:tcPr>
            <w:tcW w:w="594" w:type="pct"/>
            <w:vMerge/>
            <w:shd w:val="clear" w:color="auto" w:fill="auto"/>
            <w:hideMark/>
          </w:tcPr>
          <w:p w14:paraId="6A526101" w14:textId="77777777" w:rsidR="002475C8" w:rsidRPr="002C6CA8" w:rsidRDefault="002475C8" w:rsidP="00D1438E">
            <w:pPr>
              <w:rPr>
                <w:rFonts w:ascii="Garamond" w:hAnsi="Garamond" w:cs="Arial"/>
              </w:rPr>
            </w:pPr>
          </w:p>
        </w:tc>
        <w:tc>
          <w:tcPr>
            <w:tcW w:w="524" w:type="pct"/>
            <w:shd w:val="clear" w:color="auto" w:fill="auto"/>
            <w:hideMark/>
          </w:tcPr>
          <w:p w14:paraId="75604956"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09EA709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0.69</w:t>
            </w:r>
          </w:p>
        </w:tc>
        <w:tc>
          <w:tcPr>
            <w:tcW w:w="563" w:type="pct"/>
            <w:shd w:val="clear" w:color="auto" w:fill="auto"/>
            <w:hideMark/>
          </w:tcPr>
          <w:p w14:paraId="01EF00FE"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0.60-0.63</w:t>
            </w:r>
          </w:p>
        </w:tc>
        <w:tc>
          <w:tcPr>
            <w:tcW w:w="664" w:type="pct"/>
            <w:shd w:val="clear" w:color="auto" w:fill="auto"/>
            <w:hideMark/>
          </w:tcPr>
          <w:p w14:paraId="4905CE7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7ECE7BED"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0.54</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0.30</w:t>
            </w:r>
          </w:p>
        </w:tc>
        <w:tc>
          <w:tcPr>
            <w:tcW w:w="657" w:type="pct"/>
            <w:shd w:val="clear" w:color="auto" w:fill="auto"/>
          </w:tcPr>
          <w:p w14:paraId="52753BFE"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37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768B53B7"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Pr>
                <w:rFonts w:ascii="Garamond" w:hAnsi="Garamond" w:cs="Calibri"/>
                <w:kern w:val="24"/>
              </w:rPr>
              <w:t xml:space="preserve"> </w:t>
            </w:r>
            <w:r w:rsidRPr="00BF13C8">
              <w:rPr>
                <w:rFonts w:ascii="Garamond" w:hAnsi="Garamond" w:cs="Calibri" w:hint="eastAsia"/>
                <w:kern w:val="24"/>
              </w:rPr>
              <w:t>54</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17</w:t>
            </w:r>
          </w:p>
        </w:tc>
      </w:tr>
      <w:tr w:rsidR="002475C8" w:rsidRPr="002D58F8" w14:paraId="713AC5B9" w14:textId="77777777" w:rsidTr="00D1438E">
        <w:trPr>
          <w:cnfStyle w:val="000000100000" w:firstRow="0" w:lastRow="0" w:firstColumn="0" w:lastColumn="0" w:oddVBand="0" w:evenVBand="0" w:oddHBand="1" w:evenHBand="0" w:firstRowFirstColumn="0" w:firstRowLastColumn="0" w:lastRowFirstColumn="0" w:lastRowLastColumn="0"/>
          <w:trHeight w:val="828"/>
          <w:jc w:val="center"/>
        </w:trPr>
        <w:tc>
          <w:tcPr>
            <w:tcW w:w="594" w:type="pct"/>
            <w:vMerge w:val="restart"/>
            <w:shd w:val="clear" w:color="auto" w:fill="auto"/>
            <w:hideMark/>
          </w:tcPr>
          <w:p w14:paraId="53DD25AA"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65FAD24F" w14:textId="77777777" w:rsidR="002475C8" w:rsidRPr="002C6CA8" w:rsidRDefault="002475C8" w:rsidP="00D1438E">
            <w:pPr>
              <w:pStyle w:val="NormalWeb"/>
              <w:spacing w:before="0" w:beforeAutospacing="0" w:after="0" w:afterAutospacing="0"/>
              <w:jc w:val="center"/>
              <w:rPr>
                <w:rFonts w:ascii="Garamond" w:hAnsi="Garamond" w:cs="Arial"/>
              </w:rPr>
            </w:pPr>
          </w:p>
        </w:tc>
        <w:tc>
          <w:tcPr>
            <w:tcW w:w="524" w:type="pct"/>
            <w:shd w:val="clear" w:color="auto" w:fill="auto"/>
            <w:hideMark/>
          </w:tcPr>
          <w:p w14:paraId="6262FB96"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shd w:val="clear" w:color="auto" w:fill="auto"/>
            <w:hideMark/>
          </w:tcPr>
          <w:p w14:paraId="0A5A8FFF"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0.81</w:t>
            </w:r>
          </w:p>
        </w:tc>
        <w:tc>
          <w:tcPr>
            <w:tcW w:w="563" w:type="pct"/>
            <w:shd w:val="clear" w:color="auto" w:fill="auto"/>
            <w:hideMark/>
          </w:tcPr>
          <w:p w14:paraId="4F52EFB2"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0.82-0.84</w:t>
            </w:r>
          </w:p>
        </w:tc>
        <w:tc>
          <w:tcPr>
            <w:tcW w:w="664" w:type="pct"/>
            <w:shd w:val="clear" w:color="auto" w:fill="auto"/>
            <w:hideMark/>
          </w:tcPr>
          <w:p w14:paraId="3BC2532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28FC2688"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0.08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6C5EE77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2D58F8">
              <w:rPr>
                <w:rFonts w:ascii="Garamond" w:hAnsi="Garamond" w:cs="Calibri" w:hint="eastAsia"/>
                <w:kern w:val="24"/>
              </w:rPr>
              <w:t>03</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0FE221E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28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8D9CAD8" w14:textId="77777777" w:rsidTr="00D1438E">
        <w:trPr>
          <w:trHeight w:val="852"/>
          <w:jc w:val="center"/>
        </w:trPr>
        <w:tc>
          <w:tcPr>
            <w:tcW w:w="594" w:type="pct"/>
            <w:vMerge/>
            <w:shd w:val="clear" w:color="auto" w:fill="auto"/>
            <w:hideMark/>
          </w:tcPr>
          <w:p w14:paraId="76C03640" w14:textId="77777777" w:rsidR="002475C8" w:rsidRPr="002C6CA8" w:rsidRDefault="002475C8" w:rsidP="00D1438E">
            <w:pPr>
              <w:rPr>
                <w:rFonts w:ascii="Garamond" w:hAnsi="Garamond" w:cs="Arial"/>
              </w:rPr>
            </w:pPr>
          </w:p>
        </w:tc>
        <w:tc>
          <w:tcPr>
            <w:tcW w:w="524" w:type="pct"/>
            <w:shd w:val="clear" w:color="auto" w:fill="auto"/>
            <w:hideMark/>
          </w:tcPr>
          <w:p w14:paraId="46EE32C1" w14:textId="77777777" w:rsidR="002475C8" w:rsidRPr="002C6CA8" w:rsidRDefault="002475C8" w:rsidP="00D1438E">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588" w:type="pct"/>
            <w:shd w:val="clear" w:color="auto" w:fill="auto"/>
            <w:hideMark/>
          </w:tcPr>
          <w:p w14:paraId="3B1DF98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0.55</w:t>
            </w:r>
          </w:p>
        </w:tc>
        <w:tc>
          <w:tcPr>
            <w:tcW w:w="563" w:type="pct"/>
            <w:shd w:val="clear" w:color="auto" w:fill="auto"/>
            <w:hideMark/>
          </w:tcPr>
          <w:p w14:paraId="07FB24C3"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0.59-0.63</w:t>
            </w:r>
          </w:p>
        </w:tc>
        <w:tc>
          <w:tcPr>
            <w:tcW w:w="664" w:type="pct"/>
            <w:shd w:val="clear" w:color="auto" w:fill="auto"/>
            <w:hideMark/>
          </w:tcPr>
          <w:p w14:paraId="48BE0975"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shd w:val="clear" w:color="auto" w:fill="auto"/>
            <w:hideMark/>
          </w:tcPr>
          <w:p w14:paraId="3D7DA552"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0.43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Pr>
                <w:rFonts w:ascii="Garamond" w:hAnsi="Garamond" w:cs="Calibri"/>
                <w:kern w:val="24"/>
              </w:rPr>
              <w:t>00</w:t>
            </w:r>
          </w:p>
        </w:tc>
        <w:tc>
          <w:tcPr>
            <w:tcW w:w="657" w:type="pct"/>
            <w:shd w:val="clear" w:color="auto" w:fill="auto"/>
          </w:tcPr>
          <w:p w14:paraId="183C102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0.2</w:t>
            </w:r>
            <w:r w:rsidRPr="00BF13C8">
              <w:rPr>
                <w:rFonts w:ascii="Garamond" w:hAnsi="Garamond" w:cs="Calibri" w:hint="eastAsia"/>
                <w:kern w:val="24"/>
              </w:rPr>
              <w:t>6</w:t>
            </w:r>
            <w:r w:rsidRPr="002C6CA8">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shd w:val="clear" w:color="auto" w:fill="auto"/>
          </w:tcPr>
          <w:p w14:paraId="5343BDEB"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51</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00</w:t>
            </w:r>
          </w:p>
        </w:tc>
      </w:tr>
      <w:tr w:rsidR="002475C8" w:rsidRPr="002D58F8" w14:paraId="6E6BA2A8" w14:textId="77777777" w:rsidTr="00D1438E">
        <w:trPr>
          <w:cnfStyle w:val="000000100000" w:firstRow="0" w:lastRow="0" w:firstColumn="0" w:lastColumn="0" w:oddVBand="0" w:evenVBand="0" w:oddHBand="1" w:evenHBand="0" w:firstRowFirstColumn="0" w:firstRowLastColumn="0" w:lastRowFirstColumn="0" w:lastRowLastColumn="0"/>
          <w:trHeight w:val="549"/>
          <w:jc w:val="center"/>
        </w:trPr>
        <w:tc>
          <w:tcPr>
            <w:tcW w:w="594" w:type="pct"/>
            <w:tcBorders>
              <w:bottom w:val="single" w:sz="4" w:space="0" w:color="auto"/>
            </w:tcBorders>
            <w:shd w:val="clear" w:color="auto" w:fill="auto"/>
            <w:hideMark/>
          </w:tcPr>
          <w:p w14:paraId="06479E95"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524" w:type="pct"/>
            <w:tcBorders>
              <w:bottom w:val="single" w:sz="4" w:space="0" w:color="auto"/>
            </w:tcBorders>
            <w:shd w:val="clear" w:color="auto" w:fill="auto"/>
            <w:hideMark/>
          </w:tcPr>
          <w:p w14:paraId="049B7301" w14:textId="77777777" w:rsidR="002475C8" w:rsidRPr="002C6CA8" w:rsidRDefault="002475C8" w:rsidP="00D1438E">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588" w:type="pct"/>
            <w:tcBorders>
              <w:bottom w:val="single" w:sz="4" w:space="0" w:color="auto"/>
            </w:tcBorders>
            <w:shd w:val="clear" w:color="auto" w:fill="auto"/>
            <w:hideMark/>
          </w:tcPr>
          <w:p w14:paraId="5A979BAB"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0.67</w:t>
            </w:r>
          </w:p>
        </w:tc>
        <w:tc>
          <w:tcPr>
            <w:tcW w:w="563" w:type="pct"/>
            <w:tcBorders>
              <w:bottom w:val="single" w:sz="4" w:space="0" w:color="auto"/>
            </w:tcBorders>
            <w:shd w:val="clear" w:color="auto" w:fill="auto"/>
            <w:hideMark/>
          </w:tcPr>
          <w:p w14:paraId="053BD2B4" w14:textId="77777777" w:rsidR="002475C8" w:rsidRPr="00BF13C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0.59-0.71</w:t>
            </w:r>
          </w:p>
        </w:tc>
        <w:tc>
          <w:tcPr>
            <w:tcW w:w="664" w:type="pct"/>
            <w:tcBorders>
              <w:bottom w:val="single" w:sz="4" w:space="0" w:color="auto"/>
            </w:tcBorders>
            <w:shd w:val="clear" w:color="auto" w:fill="auto"/>
            <w:hideMark/>
          </w:tcPr>
          <w:p w14:paraId="630F063A"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658" w:type="pct"/>
            <w:tcBorders>
              <w:bottom w:val="single" w:sz="4" w:space="0" w:color="auto"/>
            </w:tcBorders>
            <w:shd w:val="clear" w:color="auto" w:fill="auto"/>
            <w:hideMark/>
          </w:tcPr>
          <w:p w14:paraId="526EB9CF"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0.33</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A0B0F">
              <w:rPr>
                <w:rFonts w:ascii="Garamond" w:hAnsi="Garamond" w:cs="Calibri" w:hint="eastAsia"/>
                <w:kern w:val="24"/>
              </w:rPr>
              <w:t>0</w:t>
            </w:r>
            <w:r>
              <w:rPr>
                <w:rFonts w:ascii="Garamond" w:hAnsi="Garamond" w:cs="Calibri"/>
                <w:kern w:val="24"/>
              </w:rPr>
              <w:t>9</w:t>
            </w:r>
          </w:p>
        </w:tc>
        <w:tc>
          <w:tcPr>
            <w:tcW w:w="657" w:type="pct"/>
            <w:tcBorders>
              <w:bottom w:val="single" w:sz="4" w:space="0" w:color="auto"/>
            </w:tcBorders>
            <w:shd w:val="clear" w:color="auto" w:fill="auto"/>
          </w:tcPr>
          <w:p w14:paraId="7CDB12C3"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BF13C8">
              <w:rPr>
                <w:rFonts w:ascii="Garamond" w:hAnsi="Garamond" w:cs="Calibri" w:hint="eastAsia"/>
                <w:kern w:val="24"/>
              </w:rPr>
              <w:t>24</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752" w:type="pct"/>
            <w:tcBorders>
              <w:bottom w:val="single" w:sz="4" w:space="0" w:color="auto"/>
            </w:tcBorders>
            <w:shd w:val="clear" w:color="auto" w:fill="auto"/>
          </w:tcPr>
          <w:p w14:paraId="7B6BB780" w14:textId="77777777" w:rsidR="002475C8" w:rsidRPr="005021AE"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0.</w:t>
            </w:r>
            <w:r w:rsidRPr="00BF13C8">
              <w:rPr>
                <w:rFonts w:ascii="Garamond" w:hAnsi="Garamond" w:cs="Calibri" w:hint="eastAsia"/>
                <w:kern w:val="24"/>
              </w:rPr>
              <w:t>38</w:t>
            </w:r>
            <w:r>
              <w:rPr>
                <w:rFonts w:ascii="Garamond" w:hAnsi="Garamond" w:cs="Calibri"/>
                <w:kern w:val="24"/>
              </w:rPr>
              <w:t xml:space="preserve"> </w:t>
            </w:r>
            <w:r w:rsidRPr="005021AE">
              <w:rPr>
                <w:rFonts w:ascii="Garamond" w:hAnsi="Garamond" w:cs="Calibri" w:hint="eastAsia"/>
                <w:kern w:val="24"/>
              </w:rPr>
              <w:t>/</w:t>
            </w:r>
            <w:r>
              <w:rPr>
                <w:rFonts w:ascii="Garamond" w:hAnsi="Garamond" w:cs="Calibri"/>
                <w:kern w:val="24"/>
              </w:rPr>
              <w:t xml:space="preserve"> </w:t>
            </w:r>
            <w:r w:rsidRPr="005021AE">
              <w:rPr>
                <w:rFonts w:ascii="Garamond" w:hAnsi="Garamond" w:cs="Calibri"/>
                <w:kern w:val="24"/>
              </w:rPr>
              <w:t>0.</w:t>
            </w:r>
            <w:r w:rsidRPr="00BF13C8">
              <w:rPr>
                <w:rFonts w:ascii="Garamond" w:hAnsi="Garamond" w:cs="Calibri" w:hint="eastAsia"/>
                <w:kern w:val="24"/>
              </w:rPr>
              <w:t>15</w:t>
            </w:r>
          </w:p>
        </w:tc>
      </w:tr>
    </w:tbl>
    <w:p w14:paraId="6DB694FA" w14:textId="62779A50" w:rsidR="000E254B" w:rsidRPr="0037795C" w:rsidRDefault="0037795C" w:rsidP="0037795C">
      <w:pPr>
        <w:rPr>
          <w:rFonts w:ascii="Garamond" w:eastAsia="SimSun" w:hAnsi="Garamond" w:cs="Times"/>
          <w:b/>
          <w:bCs/>
          <w:color w:val="333333"/>
          <w:sz w:val="20"/>
        </w:rPr>
      </w:pPr>
      <w:r>
        <w:rPr>
          <w:rFonts w:ascii="Garamond" w:eastAsia="SimSun" w:hAnsi="Garamond" w:cs="Times"/>
          <w:color w:val="333333"/>
        </w:rPr>
        <w:t xml:space="preserve">* </w:t>
      </w:r>
      <w:r w:rsidRPr="0037795C">
        <w:rPr>
          <w:rFonts w:ascii="Garamond" w:eastAsia="SimSun" w:hAnsi="Garamond" w:cs="Times"/>
          <w:color w:val="333333"/>
          <w:sz w:val="20"/>
        </w:rPr>
        <w:t>The numbers before the forward</w:t>
      </w:r>
      <w:r w:rsidR="00E97B33">
        <w:rPr>
          <w:rFonts w:ascii="Garamond" w:eastAsia="SimSun" w:hAnsi="Garamond" w:cs="Times"/>
          <w:color w:val="333333"/>
          <w:sz w:val="20"/>
        </w:rPr>
        <w:t>-</w:t>
      </w:r>
      <w:r w:rsidRPr="0037795C">
        <w:rPr>
          <w:rFonts w:ascii="Garamond" w:eastAsia="SimSun" w:hAnsi="Garamond" w:cs="Times"/>
          <w:color w:val="333333"/>
          <w:sz w:val="20"/>
        </w:rPr>
        <w:t>slash “/” are the measures for the mild or middle category of food security (i.e.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the forward</w:t>
      </w:r>
      <w:r w:rsidR="00E97B33">
        <w:rPr>
          <w:rFonts w:ascii="Garamond" w:eastAsia="SimSun" w:hAnsi="Garamond" w:cs="Times"/>
          <w:color w:val="333333"/>
          <w:sz w:val="20"/>
        </w:rPr>
        <w:t>-</w:t>
      </w:r>
      <w:r w:rsidRPr="0037795C">
        <w:rPr>
          <w:rFonts w:ascii="Garamond" w:eastAsia="SimSun" w:hAnsi="Garamond" w:cs="Times"/>
          <w:color w:val="333333"/>
          <w:sz w:val="20"/>
        </w:rPr>
        <w:t>slash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18CA9974"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47A5446F" w14:textId="31A818C2" w:rsidR="000E254B" w:rsidRDefault="000E254B" w:rsidP="000E254B">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sidR="0010289F">
        <w:rPr>
          <w:rFonts w:ascii="Garamond" w:eastAsia="SimSun" w:hAnsi="Garamond" w:cs="Times"/>
          <w:b/>
          <w:bCs/>
          <w:color w:val="333333"/>
        </w:rPr>
        <w:t>3</w:t>
      </w:r>
      <w:r w:rsidRPr="00DD4E90">
        <w:rPr>
          <w:rFonts w:ascii="Garamond" w:eastAsia="SimSun" w:hAnsi="Garamond" w:cs="Times"/>
          <w:b/>
          <w:bCs/>
          <w:color w:val="333333"/>
        </w:rPr>
        <w:t xml:space="preserve">: </w:t>
      </w:r>
      <w:r w:rsidR="00EA12A5">
        <w:rPr>
          <w:rFonts w:ascii="Garamond" w:eastAsia="SimSun" w:hAnsi="Garamond" w:cs="Times"/>
          <w:b/>
          <w:bCs/>
          <w:color w:val="333333"/>
        </w:rPr>
        <w:t xml:space="preserve">Nested-CV </w:t>
      </w:r>
      <w:r w:rsidR="00BE5CC3">
        <w:rPr>
          <w:rFonts w:ascii="Garamond" w:eastAsia="SimSun" w:hAnsi="Garamond" w:cs="Times"/>
          <w:b/>
          <w:bCs/>
          <w:color w:val="333333"/>
        </w:rPr>
        <w:t>recall:</w:t>
      </w:r>
      <w:r w:rsidR="00EA12A5">
        <w:rPr>
          <w:rFonts w:ascii="Garamond" w:eastAsia="SimSun" w:hAnsi="Garamond" w:cs="Times"/>
          <w:b/>
          <w:bCs/>
          <w:color w:val="333333"/>
        </w:rPr>
        <w:t xml:space="preserve"> </w:t>
      </w:r>
      <w:r w:rsidR="00EA12A5" w:rsidRPr="00645D58">
        <w:rPr>
          <w:rFonts w:ascii="Garamond" w:eastAsia="SimSun" w:hAnsi="Garamond" w:cs="Times"/>
          <w:b/>
          <w:bCs/>
          <w:color w:val="333333"/>
        </w:rPr>
        <w:t>ML algorithms</w:t>
      </w:r>
      <w:r w:rsidR="00EA12A5">
        <w:rPr>
          <w:rFonts w:ascii="Garamond" w:eastAsia="SimSun" w:hAnsi="Garamond" w:cs="Times"/>
          <w:b/>
          <w:bCs/>
          <w:color w:val="333333"/>
        </w:rPr>
        <w:t xml:space="preserve"> </w:t>
      </w:r>
      <w:r w:rsidR="0010289F">
        <w:rPr>
          <w:rFonts w:ascii="Garamond" w:eastAsia="SimSun" w:hAnsi="Garamond" w:cs="Times"/>
          <w:b/>
          <w:bCs/>
          <w:color w:val="333333"/>
        </w:rPr>
        <w:t>V.S. bas</w:t>
      </w:r>
      <w:r w:rsidR="00241A2B">
        <w:rPr>
          <w:rFonts w:ascii="Garamond" w:eastAsia="SimSun" w:hAnsi="Garamond" w:cs="Times"/>
          <w:b/>
          <w:bCs/>
          <w:color w:val="333333"/>
        </w:rPr>
        <w:t>e</w:t>
      </w:r>
      <w:r w:rsidR="0010289F">
        <w:rPr>
          <w:rFonts w:ascii="Garamond" w:eastAsia="SimSun" w:hAnsi="Garamond" w:cs="Times"/>
          <w:b/>
          <w:bCs/>
          <w:color w:val="333333"/>
        </w:rPr>
        <w:t xml:space="preserve">line </w:t>
      </w:r>
      <w:r w:rsidR="00EA12A5">
        <w:rPr>
          <w:rFonts w:ascii="Garamond" w:eastAsia="SimSun" w:hAnsi="Garamond" w:cs="Times"/>
          <w:b/>
          <w:bCs/>
          <w:color w:val="333333"/>
        </w:rPr>
        <w:t>with sampling</w:t>
      </w:r>
      <w:r w:rsidR="00EA12A5" w:rsidRPr="00645D58">
        <w:rPr>
          <w:rFonts w:ascii="Garamond" w:eastAsia="SimSun" w:hAnsi="Garamond" w:cs="Times"/>
          <w:b/>
          <w:bCs/>
          <w:color w:val="333333"/>
        </w:rPr>
        <w:t xml:space="preserve"> </w:t>
      </w:r>
      <w:r w:rsidR="00EA12A5">
        <w:rPr>
          <w:rFonts w:ascii="Garamond" w:eastAsia="SimSun" w:hAnsi="Garamond" w:cs="Times"/>
          <w:b/>
          <w:bCs/>
          <w:color w:val="333333"/>
        </w:rPr>
        <w:t>using</w:t>
      </w:r>
      <w:r w:rsidR="00EA12A5" w:rsidRPr="00645D58">
        <w:rPr>
          <w:rFonts w:ascii="Garamond" w:eastAsia="SimSun" w:hAnsi="Garamond" w:cs="Times"/>
          <w:b/>
          <w:bCs/>
          <w:color w:val="333333"/>
        </w:rPr>
        <w:t xml:space="preserve"> FEWSNET cutoff</w:t>
      </w:r>
    </w:p>
    <w:p w14:paraId="19ECBD23" w14:textId="77777777" w:rsidR="00096A94" w:rsidRDefault="00096A94" w:rsidP="000E254B">
      <w:pPr>
        <w:rPr>
          <w:rFonts w:ascii="Garamond" w:eastAsia="SimSun" w:hAnsi="Garamond" w:cs="Times"/>
          <w:b/>
          <w:bCs/>
          <w:color w:val="333333"/>
        </w:rPr>
      </w:pPr>
    </w:p>
    <w:tbl>
      <w:tblPr>
        <w:tblStyle w:val="PlainTable3"/>
        <w:tblW w:w="5001" w:type="pct"/>
        <w:tblLook w:val="0420" w:firstRow="1" w:lastRow="0" w:firstColumn="0" w:lastColumn="0" w:noHBand="0" w:noVBand="1"/>
      </w:tblPr>
      <w:tblGrid>
        <w:gridCol w:w="1562"/>
        <w:gridCol w:w="1560"/>
        <w:gridCol w:w="1560"/>
        <w:gridCol w:w="1560"/>
        <w:gridCol w:w="1560"/>
        <w:gridCol w:w="1560"/>
      </w:tblGrid>
      <w:tr w:rsidR="002475C8" w:rsidRPr="00F022B5" w14:paraId="1FDE0C13" w14:textId="77777777" w:rsidTr="00D1438E">
        <w:trPr>
          <w:cnfStyle w:val="100000000000" w:firstRow="1" w:lastRow="0" w:firstColumn="0" w:lastColumn="0" w:oddVBand="0" w:evenVBand="0" w:oddHBand="0" w:evenHBand="0" w:firstRowFirstColumn="0" w:firstRowLastColumn="0" w:lastRowFirstColumn="0" w:lastRowLastColumn="0"/>
          <w:trHeight w:val="1284"/>
        </w:trPr>
        <w:tc>
          <w:tcPr>
            <w:tcW w:w="835" w:type="pct"/>
            <w:tcBorders>
              <w:top w:val="single" w:sz="4" w:space="0" w:color="auto"/>
            </w:tcBorders>
            <w:shd w:val="clear" w:color="auto" w:fill="auto"/>
          </w:tcPr>
          <w:p w14:paraId="32D29C5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Country</w:t>
            </w:r>
          </w:p>
        </w:tc>
        <w:tc>
          <w:tcPr>
            <w:tcW w:w="833" w:type="pct"/>
            <w:tcBorders>
              <w:top w:val="single" w:sz="4" w:space="0" w:color="auto"/>
            </w:tcBorders>
            <w:shd w:val="clear" w:color="auto" w:fill="auto"/>
          </w:tcPr>
          <w:p w14:paraId="54C5ABDF"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Food Security Measure</w:t>
            </w:r>
          </w:p>
        </w:tc>
        <w:tc>
          <w:tcPr>
            <w:tcW w:w="833" w:type="pct"/>
            <w:tcBorders>
              <w:top w:val="single" w:sz="4" w:space="0" w:color="auto"/>
            </w:tcBorders>
            <w:shd w:val="clear" w:color="auto" w:fill="auto"/>
          </w:tcPr>
          <w:p w14:paraId="3E5F6F2A"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6E388056"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 xml:space="preserve"> (Baseline)</w:t>
            </w:r>
          </w:p>
        </w:tc>
        <w:tc>
          <w:tcPr>
            <w:tcW w:w="833" w:type="pct"/>
            <w:tcBorders>
              <w:top w:val="single" w:sz="4" w:space="0" w:color="auto"/>
            </w:tcBorders>
            <w:shd w:val="clear" w:color="auto" w:fill="auto"/>
            <w:hideMark/>
          </w:tcPr>
          <w:p w14:paraId="08A05A88"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ABDCD7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c>
          <w:tcPr>
            <w:tcW w:w="833" w:type="pct"/>
            <w:tcBorders>
              <w:top w:val="single" w:sz="4" w:space="0" w:color="auto"/>
            </w:tcBorders>
          </w:tcPr>
          <w:p w14:paraId="2E809265"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157CF4B3"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833" w:type="pct"/>
            <w:tcBorders>
              <w:top w:val="single" w:sz="4" w:space="0" w:color="auto"/>
            </w:tcBorders>
          </w:tcPr>
          <w:p w14:paraId="75C43FDB" w14:textId="77777777" w:rsidR="002475C8" w:rsidRPr="00F022B5"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Recall Rate Insecure Category</w:t>
            </w:r>
          </w:p>
          <w:p w14:paraId="04D2A3AE" w14:textId="77777777" w:rsidR="002475C8" w:rsidRPr="002C6CA8" w:rsidRDefault="002475C8" w:rsidP="00D1438E">
            <w:pPr>
              <w:pStyle w:val="NormalWeb"/>
              <w:spacing w:before="0" w:beforeAutospacing="0" w:after="0" w:afterAutospacing="0"/>
              <w:jc w:val="center"/>
              <w:rPr>
                <w:rFonts w:ascii="Garamond" w:hAnsi="Garamond" w:cs="Calibri"/>
                <w:b w:val="0"/>
                <w:bCs w:val="0"/>
                <w:caps w:val="0"/>
                <w:kern w:val="24"/>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r>
      <w:tr w:rsidR="002475C8" w:rsidRPr="00F022B5" w14:paraId="6B1CFD14"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248201C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Malawi</w:t>
            </w:r>
          </w:p>
          <w:p w14:paraId="2A8B1712"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3500D6F8"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7C43C23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5021AE">
              <w:rPr>
                <w:rFonts w:ascii="Garamond" w:hAnsi="Garamond" w:cs="Calibri"/>
                <w:kern w:val="24"/>
              </w:rPr>
              <w:t xml:space="preserve">0.26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4E7F3EFA"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0.38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0.15</w:t>
            </w:r>
          </w:p>
        </w:tc>
        <w:tc>
          <w:tcPr>
            <w:tcW w:w="833" w:type="pct"/>
            <w:shd w:val="clear" w:color="auto" w:fill="auto"/>
          </w:tcPr>
          <w:p w14:paraId="029FEC3E"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32</w:t>
            </w:r>
            <w:r>
              <w:rPr>
                <w:rFonts w:ascii="Garamond" w:hAnsi="Garamond" w:cs="Calibri"/>
                <w:kern w:val="24"/>
              </w:rPr>
              <w:t xml:space="preserve"> </w:t>
            </w:r>
            <w:r w:rsidRPr="00F022B5">
              <w:rPr>
                <w:rFonts w:ascii="Garamond" w:hAnsi="Garamond" w:cs="Calibri" w:hint="eastAsia"/>
                <w:kern w:val="24"/>
              </w:rPr>
              <w:t>/0.27</w:t>
            </w:r>
          </w:p>
        </w:tc>
        <w:tc>
          <w:tcPr>
            <w:tcW w:w="833" w:type="pct"/>
            <w:shd w:val="clear" w:color="auto" w:fill="auto"/>
          </w:tcPr>
          <w:p w14:paraId="4C36BDD2"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0.26 </w:t>
            </w:r>
            <w:r w:rsidRPr="00F022B5">
              <w:rPr>
                <w:rFonts w:ascii="Garamond" w:hAnsi="Garamond" w:cs="Calibri" w:hint="eastAsia"/>
                <w:kern w:val="24"/>
              </w:rPr>
              <w:t>/0.06</w:t>
            </w:r>
          </w:p>
        </w:tc>
      </w:tr>
      <w:tr w:rsidR="002475C8" w:rsidRPr="00F022B5" w14:paraId="70303870" w14:textId="77777777" w:rsidTr="00D1438E">
        <w:trPr>
          <w:trHeight w:val="775"/>
        </w:trPr>
        <w:tc>
          <w:tcPr>
            <w:tcW w:w="835" w:type="pct"/>
            <w:vMerge/>
            <w:shd w:val="clear" w:color="auto" w:fill="auto"/>
            <w:hideMark/>
          </w:tcPr>
          <w:p w14:paraId="5225C64D" w14:textId="77777777" w:rsidR="002475C8" w:rsidRPr="00F022B5" w:rsidRDefault="002475C8" w:rsidP="00D1438E">
            <w:pPr>
              <w:rPr>
                <w:rFonts w:ascii="Garamond" w:hAnsi="Garamond" w:cs="Calibri"/>
                <w:kern w:val="24"/>
              </w:rPr>
            </w:pPr>
          </w:p>
        </w:tc>
        <w:tc>
          <w:tcPr>
            <w:tcW w:w="833" w:type="pct"/>
            <w:shd w:val="clear" w:color="auto" w:fill="auto"/>
            <w:hideMark/>
          </w:tcPr>
          <w:p w14:paraId="0E355051"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2E56ECD2"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57C813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0.72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0.20</w:t>
            </w:r>
          </w:p>
        </w:tc>
        <w:tc>
          <w:tcPr>
            <w:tcW w:w="833" w:type="pct"/>
            <w:shd w:val="clear" w:color="auto" w:fill="auto"/>
          </w:tcPr>
          <w:p w14:paraId="319C109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54</w:t>
            </w:r>
            <w:r>
              <w:rPr>
                <w:rFonts w:ascii="Garamond" w:hAnsi="Garamond" w:cs="Calibri"/>
                <w:kern w:val="24"/>
              </w:rPr>
              <w:t xml:space="preserve"> </w:t>
            </w:r>
            <w:r w:rsidRPr="00F022B5">
              <w:rPr>
                <w:rFonts w:ascii="Garamond" w:hAnsi="Garamond" w:cs="Calibri" w:hint="eastAsia"/>
                <w:kern w:val="24"/>
              </w:rPr>
              <w:t>/0.04</w:t>
            </w:r>
          </w:p>
        </w:tc>
        <w:tc>
          <w:tcPr>
            <w:tcW w:w="833" w:type="pct"/>
            <w:shd w:val="clear" w:color="auto" w:fill="auto"/>
          </w:tcPr>
          <w:p w14:paraId="4B35F621"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/0.20</w:t>
            </w:r>
          </w:p>
        </w:tc>
      </w:tr>
      <w:tr w:rsidR="002475C8" w:rsidRPr="00F022B5" w14:paraId="602BBD7B" w14:textId="77777777" w:rsidTr="00D1438E">
        <w:trPr>
          <w:cnfStyle w:val="000000100000" w:firstRow="0" w:lastRow="0" w:firstColumn="0" w:lastColumn="0" w:oddVBand="0" w:evenVBand="0" w:oddHBand="1" w:evenHBand="0" w:firstRowFirstColumn="0" w:firstRowLastColumn="0" w:lastRowFirstColumn="0" w:lastRowLastColumn="0"/>
          <w:trHeight w:val="828"/>
        </w:trPr>
        <w:tc>
          <w:tcPr>
            <w:tcW w:w="835" w:type="pct"/>
            <w:vMerge w:val="restart"/>
            <w:shd w:val="clear" w:color="auto" w:fill="auto"/>
            <w:hideMark/>
          </w:tcPr>
          <w:p w14:paraId="04F2027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Tanzania</w:t>
            </w:r>
          </w:p>
          <w:p w14:paraId="53559115" w14:textId="77777777" w:rsidR="002475C8" w:rsidRPr="00F022B5" w:rsidRDefault="002475C8" w:rsidP="00D1438E">
            <w:pPr>
              <w:pStyle w:val="NormalWeb"/>
              <w:spacing w:before="0" w:beforeAutospacing="0" w:after="0" w:afterAutospacing="0"/>
              <w:jc w:val="center"/>
              <w:rPr>
                <w:rFonts w:ascii="Garamond" w:hAnsi="Garamond" w:cs="Calibri"/>
                <w:kern w:val="24"/>
              </w:rPr>
            </w:pPr>
          </w:p>
        </w:tc>
        <w:tc>
          <w:tcPr>
            <w:tcW w:w="833" w:type="pct"/>
            <w:shd w:val="clear" w:color="auto" w:fill="auto"/>
            <w:hideMark/>
          </w:tcPr>
          <w:p w14:paraId="14ABA42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shd w:val="clear" w:color="auto" w:fill="auto"/>
            <w:hideMark/>
          </w:tcPr>
          <w:p w14:paraId="17C537A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03F3A53C"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0.29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0.43</w:t>
            </w:r>
          </w:p>
        </w:tc>
        <w:tc>
          <w:tcPr>
            <w:tcW w:w="833" w:type="pct"/>
            <w:shd w:val="clear" w:color="auto" w:fill="auto"/>
          </w:tcPr>
          <w:p w14:paraId="3516937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18/0.00</w:t>
            </w:r>
          </w:p>
        </w:tc>
        <w:tc>
          <w:tcPr>
            <w:tcW w:w="833" w:type="pct"/>
            <w:shd w:val="clear" w:color="auto" w:fill="auto"/>
          </w:tcPr>
          <w:p w14:paraId="3E2302B5"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0.06 </w:t>
            </w:r>
            <w:r w:rsidRPr="00F022B5">
              <w:rPr>
                <w:rFonts w:ascii="Garamond" w:hAnsi="Garamond" w:cs="Calibri" w:hint="eastAsia"/>
                <w:kern w:val="24"/>
              </w:rPr>
              <w:t>/0.00</w:t>
            </w:r>
          </w:p>
        </w:tc>
      </w:tr>
      <w:tr w:rsidR="002475C8" w:rsidRPr="00F022B5" w14:paraId="1206FACD" w14:textId="77777777" w:rsidTr="00D1438E">
        <w:trPr>
          <w:trHeight w:val="852"/>
        </w:trPr>
        <w:tc>
          <w:tcPr>
            <w:tcW w:w="835" w:type="pct"/>
            <w:vMerge/>
            <w:shd w:val="clear" w:color="auto" w:fill="auto"/>
            <w:hideMark/>
          </w:tcPr>
          <w:p w14:paraId="09110ED3" w14:textId="77777777" w:rsidR="002475C8" w:rsidRPr="00F022B5" w:rsidRDefault="002475C8" w:rsidP="00D1438E">
            <w:pPr>
              <w:rPr>
                <w:rFonts w:ascii="Garamond" w:hAnsi="Garamond" w:cs="Calibri"/>
                <w:kern w:val="24"/>
              </w:rPr>
            </w:pPr>
          </w:p>
        </w:tc>
        <w:tc>
          <w:tcPr>
            <w:tcW w:w="833" w:type="pct"/>
            <w:shd w:val="clear" w:color="auto" w:fill="auto"/>
            <w:hideMark/>
          </w:tcPr>
          <w:p w14:paraId="6E7260C8" w14:textId="77777777" w:rsidR="002475C8" w:rsidRPr="00F022B5" w:rsidRDefault="002475C8" w:rsidP="00D1438E">
            <w:pPr>
              <w:pStyle w:val="NormalWeb"/>
              <w:spacing w:before="0" w:beforeAutospacing="0" w:after="0" w:afterAutospacing="0"/>
              <w:jc w:val="center"/>
              <w:rPr>
                <w:rFonts w:ascii="Garamond" w:hAnsi="Garamond" w:cs="Calibri"/>
                <w:kern w:val="24"/>
              </w:rPr>
            </w:pPr>
            <w:proofErr w:type="spellStart"/>
            <w:r w:rsidRPr="002C6CA8">
              <w:rPr>
                <w:rFonts w:ascii="Garamond" w:hAnsi="Garamond" w:cs="Calibri"/>
                <w:kern w:val="24"/>
              </w:rPr>
              <w:t>rCSI</w:t>
            </w:r>
            <w:proofErr w:type="spellEnd"/>
          </w:p>
        </w:tc>
        <w:tc>
          <w:tcPr>
            <w:tcW w:w="833" w:type="pct"/>
            <w:shd w:val="clear" w:color="auto" w:fill="auto"/>
            <w:hideMark/>
          </w:tcPr>
          <w:p w14:paraId="34F7D85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shd w:val="clear" w:color="auto" w:fill="auto"/>
            <w:hideMark/>
          </w:tcPr>
          <w:p w14:paraId="23332280"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0.54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0.07</w:t>
            </w:r>
          </w:p>
        </w:tc>
        <w:tc>
          <w:tcPr>
            <w:tcW w:w="833" w:type="pct"/>
            <w:shd w:val="clear" w:color="auto" w:fill="auto"/>
          </w:tcPr>
          <w:p w14:paraId="7BBF585F"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21/0.00</w:t>
            </w:r>
          </w:p>
        </w:tc>
        <w:tc>
          <w:tcPr>
            <w:tcW w:w="833" w:type="pct"/>
            <w:shd w:val="clear" w:color="auto" w:fill="auto"/>
          </w:tcPr>
          <w:p w14:paraId="76AE267A"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0.29 </w:t>
            </w:r>
            <w:r w:rsidRPr="00F022B5">
              <w:rPr>
                <w:rFonts w:ascii="Garamond" w:hAnsi="Garamond" w:cs="Calibri" w:hint="eastAsia"/>
                <w:kern w:val="24"/>
              </w:rPr>
              <w:t>/0.20</w:t>
            </w:r>
          </w:p>
        </w:tc>
      </w:tr>
      <w:tr w:rsidR="002475C8" w:rsidRPr="00F022B5" w14:paraId="3BE53301" w14:textId="77777777" w:rsidTr="00D1438E">
        <w:trPr>
          <w:cnfStyle w:val="000000100000" w:firstRow="0" w:lastRow="0" w:firstColumn="0" w:lastColumn="0" w:oddVBand="0" w:evenVBand="0" w:oddHBand="1" w:evenHBand="0" w:firstRowFirstColumn="0" w:firstRowLastColumn="0" w:lastRowFirstColumn="0" w:lastRowLastColumn="0"/>
          <w:trHeight w:val="549"/>
        </w:trPr>
        <w:tc>
          <w:tcPr>
            <w:tcW w:w="835" w:type="pct"/>
            <w:tcBorders>
              <w:bottom w:val="single" w:sz="4" w:space="0" w:color="auto"/>
            </w:tcBorders>
            <w:shd w:val="clear" w:color="auto" w:fill="auto"/>
            <w:hideMark/>
          </w:tcPr>
          <w:p w14:paraId="30D05447"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Uganda</w:t>
            </w:r>
          </w:p>
        </w:tc>
        <w:tc>
          <w:tcPr>
            <w:tcW w:w="833" w:type="pct"/>
            <w:tcBorders>
              <w:bottom w:val="single" w:sz="4" w:space="0" w:color="auto"/>
            </w:tcBorders>
            <w:shd w:val="clear" w:color="auto" w:fill="auto"/>
            <w:hideMark/>
          </w:tcPr>
          <w:p w14:paraId="433DFE69"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 xml:space="preserve">FCS </w:t>
            </w:r>
          </w:p>
        </w:tc>
        <w:tc>
          <w:tcPr>
            <w:tcW w:w="833" w:type="pct"/>
            <w:tcBorders>
              <w:bottom w:val="single" w:sz="4" w:space="0" w:color="auto"/>
            </w:tcBorders>
            <w:shd w:val="clear" w:color="auto" w:fill="auto"/>
            <w:hideMark/>
          </w:tcPr>
          <w:p w14:paraId="3C55DB16"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w:t>
            </w:r>
            <w:r w:rsidRPr="005021AE">
              <w:rPr>
                <w:rFonts w:ascii="Garamond" w:hAnsi="Garamond" w:cs="Calibri" w:hint="eastAsia"/>
                <w:kern w:val="24"/>
              </w:rPr>
              <w:t>7</w:t>
            </w:r>
            <w:r>
              <w:rPr>
                <w:rFonts w:ascii="Garamond" w:hAnsi="Garamond" w:cs="Calibri"/>
                <w:kern w:val="24"/>
              </w:rPr>
              <w:t xml:space="preserve"> </w:t>
            </w:r>
            <w:r w:rsidRPr="005021AE">
              <w:rPr>
                <w:rFonts w:ascii="Garamond" w:hAnsi="Garamond" w:cs="Calibri" w:hint="eastAsia"/>
                <w:kern w:val="24"/>
              </w:rPr>
              <w:t>/</w:t>
            </w:r>
            <w:r w:rsidRPr="005021AE">
              <w:rPr>
                <w:rFonts w:ascii="Garamond" w:hAnsi="Garamond" w:cs="Calibri"/>
                <w:kern w:val="24"/>
              </w:rPr>
              <w:t xml:space="preserve"> </w:t>
            </w:r>
            <w:r w:rsidRPr="005021AE">
              <w:rPr>
                <w:rFonts w:ascii="Garamond" w:hAnsi="Garamond" w:cs="Calibri" w:hint="eastAsia"/>
                <w:kern w:val="24"/>
              </w:rPr>
              <w:t>0.00</w:t>
            </w:r>
          </w:p>
        </w:tc>
        <w:tc>
          <w:tcPr>
            <w:tcW w:w="833" w:type="pct"/>
            <w:tcBorders>
              <w:bottom w:val="single" w:sz="4" w:space="0" w:color="auto"/>
            </w:tcBorders>
            <w:shd w:val="clear" w:color="auto" w:fill="auto"/>
            <w:hideMark/>
          </w:tcPr>
          <w:p w14:paraId="44C2A5C5"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F022B5">
              <w:rPr>
                <w:rFonts w:ascii="Garamond" w:hAnsi="Garamond" w:cs="Calibri"/>
                <w:kern w:val="24"/>
              </w:rPr>
              <w:t xml:space="preserve">0.36 </w:t>
            </w:r>
            <w:r w:rsidRPr="00F022B5">
              <w:rPr>
                <w:rFonts w:ascii="Garamond" w:hAnsi="Garamond" w:cs="Calibri" w:hint="eastAsia"/>
                <w:kern w:val="24"/>
              </w:rPr>
              <w:t>/</w:t>
            </w:r>
            <w:r w:rsidRPr="00F022B5">
              <w:rPr>
                <w:rFonts w:ascii="Garamond" w:hAnsi="Garamond" w:cs="Calibri"/>
                <w:kern w:val="24"/>
              </w:rPr>
              <w:t xml:space="preserve"> </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0</w:t>
            </w:r>
          </w:p>
        </w:tc>
        <w:tc>
          <w:tcPr>
            <w:tcW w:w="833" w:type="pct"/>
            <w:tcBorders>
              <w:bottom w:val="single" w:sz="4" w:space="0" w:color="auto"/>
            </w:tcBorders>
            <w:shd w:val="clear" w:color="auto" w:fill="auto"/>
          </w:tcPr>
          <w:p w14:paraId="7A5E5B0B" w14:textId="77777777" w:rsidR="002475C8" w:rsidRPr="00F022B5"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w:t>
            </w:r>
            <w:r w:rsidRPr="00F022B5">
              <w:rPr>
                <w:rFonts w:ascii="Garamond" w:hAnsi="Garamond" w:cs="Calibri" w:hint="eastAsia"/>
                <w:kern w:val="24"/>
              </w:rPr>
              <w:t>3</w:t>
            </w:r>
            <w:r w:rsidRPr="002C6CA8">
              <w:rPr>
                <w:rFonts w:ascii="Garamond" w:hAnsi="Garamond" w:cs="Calibri"/>
                <w:kern w:val="24"/>
              </w:rPr>
              <w:t>1</w:t>
            </w:r>
            <w:r w:rsidRPr="00F022B5">
              <w:rPr>
                <w:rFonts w:ascii="Garamond" w:hAnsi="Garamond" w:cs="Calibri" w:hint="eastAsia"/>
                <w:kern w:val="24"/>
              </w:rPr>
              <w:t>/0.00</w:t>
            </w:r>
          </w:p>
        </w:tc>
        <w:tc>
          <w:tcPr>
            <w:tcW w:w="833" w:type="pct"/>
            <w:tcBorders>
              <w:bottom w:val="single" w:sz="4" w:space="0" w:color="auto"/>
            </w:tcBorders>
            <w:shd w:val="clear" w:color="auto" w:fill="auto"/>
          </w:tcPr>
          <w:p w14:paraId="10D7A518" w14:textId="77777777" w:rsidR="002475C8" w:rsidRPr="002C6CA8" w:rsidRDefault="002475C8" w:rsidP="00D1438E">
            <w:pPr>
              <w:pStyle w:val="NormalWeb"/>
              <w:spacing w:before="0" w:beforeAutospacing="0" w:after="0" w:afterAutospacing="0"/>
              <w:jc w:val="center"/>
              <w:rPr>
                <w:rFonts w:ascii="Garamond" w:hAnsi="Garamond" w:cs="Calibri"/>
                <w:kern w:val="24"/>
              </w:rPr>
            </w:pPr>
            <w:r w:rsidRPr="002C6CA8">
              <w:rPr>
                <w:rFonts w:ascii="Garamond" w:hAnsi="Garamond" w:cs="Calibri"/>
                <w:kern w:val="24"/>
              </w:rPr>
              <w:t>0.36</w:t>
            </w:r>
            <w:r w:rsidRPr="00F022B5">
              <w:rPr>
                <w:rFonts w:ascii="Garamond" w:hAnsi="Garamond" w:cs="Calibri" w:hint="eastAsia"/>
                <w:kern w:val="24"/>
              </w:rPr>
              <w:t>/0.</w:t>
            </w:r>
            <w:r>
              <w:rPr>
                <w:rFonts w:ascii="Garamond" w:hAnsi="Garamond" w:cs="Calibri"/>
                <w:kern w:val="24"/>
              </w:rPr>
              <w:t>3</w:t>
            </w:r>
            <w:r w:rsidRPr="00F022B5">
              <w:rPr>
                <w:rFonts w:ascii="Garamond" w:hAnsi="Garamond" w:cs="Calibri" w:hint="eastAsia"/>
                <w:kern w:val="24"/>
              </w:rPr>
              <w:t>7</w:t>
            </w:r>
          </w:p>
        </w:tc>
      </w:tr>
    </w:tbl>
    <w:p w14:paraId="20AACD2A" w14:textId="04DBAF95" w:rsidR="000E254B" w:rsidRPr="0037795C" w:rsidRDefault="0037795C" w:rsidP="000E254B">
      <w:pPr>
        <w:rPr>
          <w:rFonts w:ascii="Garamond" w:eastAsia="SimSun" w:hAnsi="Garamond" w:cs="Times"/>
          <w:b/>
          <w:bCs/>
          <w:color w:val="333333"/>
          <w:sz w:val="20"/>
        </w:rPr>
      </w:pPr>
      <w:r>
        <w:rPr>
          <w:rFonts w:ascii="Garamond" w:eastAsia="SimSun" w:hAnsi="Garamond" w:cs="Times"/>
          <w:b/>
          <w:bCs/>
          <w:color w:val="333333"/>
        </w:rPr>
        <w:t>*</w:t>
      </w:r>
      <w:r w:rsidRPr="0037795C">
        <w:rPr>
          <w:rFonts w:ascii="Garamond" w:eastAsia="SimSun" w:hAnsi="Garamond" w:cs="Times"/>
          <w:color w:val="333333"/>
        </w:rPr>
        <w:t xml:space="preserve"> </w:t>
      </w:r>
      <w:r w:rsidRPr="0037795C">
        <w:rPr>
          <w:rFonts w:ascii="Garamond" w:eastAsia="SimSun" w:hAnsi="Garamond" w:cs="Times"/>
          <w:color w:val="333333"/>
          <w:sz w:val="20"/>
        </w:rPr>
        <w:t>The numbers before “/” are the measures for the mild or middle category of food security (i.e.</w:t>
      </w:r>
      <w:r w:rsidR="00E97B33">
        <w:rPr>
          <w:rFonts w:ascii="Garamond" w:eastAsia="SimSun" w:hAnsi="Garamond" w:cs="Times"/>
          <w:color w:val="333333"/>
          <w:sz w:val="20"/>
        </w:rPr>
        <w:t>,</w:t>
      </w:r>
      <w:r w:rsidRPr="0037795C">
        <w:rPr>
          <w:rFonts w:ascii="Garamond" w:eastAsia="SimSun" w:hAnsi="Garamond" w:cs="Times"/>
          <w:color w:val="333333"/>
          <w:sz w:val="20"/>
        </w:rPr>
        <w:t xml:space="preserve"> borderline or mildly insecure)</w:t>
      </w:r>
      <w:r w:rsidR="00E97B33">
        <w:rPr>
          <w:rFonts w:ascii="Garamond" w:eastAsia="SimSun" w:hAnsi="Garamond" w:cs="Times"/>
          <w:color w:val="333333"/>
          <w:sz w:val="20"/>
        </w:rPr>
        <w:t>,</w:t>
      </w:r>
      <w:r w:rsidRPr="0037795C">
        <w:rPr>
          <w:rFonts w:ascii="Garamond" w:eastAsia="SimSun" w:hAnsi="Garamond" w:cs="Times"/>
          <w:color w:val="333333"/>
          <w:sz w:val="20"/>
        </w:rPr>
        <w:t xml:space="preserve"> and the numbers after </w:t>
      </w:r>
      <w:r>
        <w:rPr>
          <w:rFonts w:ascii="Garamond" w:eastAsia="SimSun" w:hAnsi="Garamond" w:cs="Times"/>
          <w:color w:val="333333"/>
          <w:sz w:val="20"/>
        </w:rPr>
        <w:t>“/”</w:t>
      </w:r>
      <w:r w:rsidRPr="0037795C">
        <w:rPr>
          <w:rFonts w:ascii="Garamond" w:eastAsia="SimSun" w:hAnsi="Garamond" w:cs="Times"/>
          <w:color w:val="333333"/>
          <w:sz w:val="20"/>
        </w:rPr>
        <w:t xml:space="preserve"> are measures about the most food</w:t>
      </w:r>
      <w:r w:rsidR="00E97B33">
        <w:rPr>
          <w:rFonts w:ascii="Garamond" w:eastAsia="SimSun" w:hAnsi="Garamond" w:cs="Times"/>
          <w:color w:val="333333"/>
          <w:sz w:val="20"/>
        </w:rPr>
        <w:t>-</w:t>
      </w:r>
      <w:r w:rsidRPr="0037795C">
        <w:rPr>
          <w:rFonts w:ascii="Garamond" w:eastAsia="SimSun" w:hAnsi="Garamond" w:cs="Times"/>
          <w:color w:val="333333"/>
          <w:sz w:val="20"/>
        </w:rPr>
        <w:t>insecure category (i.e. poor or moderately/severely insecure).</w:t>
      </w:r>
    </w:p>
    <w:p w14:paraId="7E58D4FD" w14:textId="77777777" w:rsidR="003228EC" w:rsidRDefault="003228EC" w:rsidP="00752093">
      <w:pPr>
        <w:rPr>
          <w:rFonts w:ascii="Garamond" w:eastAsia="SimSun" w:hAnsi="Garamond" w:cs="Times"/>
        </w:rPr>
      </w:pPr>
    </w:p>
    <w:p w14:paraId="7C97C26C" w14:textId="77777777" w:rsidR="003228EC" w:rsidRDefault="003228EC" w:rsidP="00752093">
      <w:pPr>
        <w:rPr>
          <w:rFonts w:ascii="Garamond" w:eastAsia="SimSun" w:hAnsi="Garamond" w:cs="Times"/>
        </w:rPr>
      </w:pPr>
    </w:p>
    <w:p w14:paraId="625E3EAD" w14:textId="77777777" w:rsidR="003228EC" w:rsidRDefault="003228EC" w:rsidP="00752093">
      <w:pPr>
        <w:rPr>
          <w:rFonts w:ascii="Garamond" w:eastAsia="SimSun" w:hAnsi="Garamond" w:cs="Times"/>
        </w:rPr>
      </w:pPr>
    </w:p>
    <w:p w14:paraId="4CC75DB4" w14:textId="77777777" w:rsidR="003228EC" w:rsidRDefault="003228EC" w:rsidP="00752093">
      <w:pPr>
        <w:rPr>
          <w:rFonts w:ascii="Garamond" w:eastAsia="SimSun" w:hAnsi="Garamond" w:cs="Times"/>
        </w:rPr>
      </w:pPr>
    </w:p>
    <w:p w14:paraId="3BC5C3FA" w14:textId="2F6DBBDA" w:rsidR="00743388" w:rsidRDefault="00743388">
      <w:pPr>
        <w:rPr>
          <w:rFonts w:ascii="Garamond" w:eastAsia="SimSun" w:hAnsi="Garamond" w:cs="Times"/>
        </w:rPr>
      </w:pPr>
      <w:r>
        <w:rPr>
          <w:rFonts w:ascii="Garamond" w:eastAsia="SimSun" w:hAnsi="Garamond" w:cs="Times"/>
        </w:rPr>
        <w:br w:type="page"/>
      </w:r>
    </w:p>
    <w:p w14:paraId="1FCC6354" w14:textId="77777777" w:rsidR="0027778B" w:rsidRDefault="0027778B">
      <w:pPr>
        <w:rPr>
          <w:rFonts w:ascii="Garamond" w:eastAsia="SimSun" w:hAnsi="Garamond" w:cs="Times"/>
        </w:rPr>
      </w:pPr>
    </w:p>
    <w:p w14:paraId="779A7EFC" w14:textId="15E25A49" w:rsidR="008F5B20" w:rsidRDefault="001D3A61" w:rsidP="001D3A61">
      <w:pPr>
        <w:rPr>
          <w:rFonts w:ascii="Garamond" w:eastAsia="SimSun" w:hAnsi="Garamond" w:cs="Times"/>
          <w:b/>
          <w:color w:val="333333"/>
        </w:rPr>
      </w:pPr>
      <w:r w:rsidRPr="001D3A61">
        <w:rPr>
          <w:rFonts w:ascii="Garamond" w:eastAsia="SimSun" w:hAnsi="Garamond" w:cs="Times"/>
          <w:b/>
          <w:color w:val="333333"/>
        </w:rPr>
        <w:t xml:space="preserve">Table </w:t>
      </w:r>
      <w:r w:rsidR="009313C5">
        <w:rPr>
          <w:rFonts w:ascii="Garamond" w:eastAsia="SimSun" w:hAnsi="Garamond" w:cs="Times"/>
          <w:b/>
          <w:color w:val="333333"/>
        </w:rPr>
        <w:t>4</w:t>
      </w:r>
      <w:r w:rsidRPr="001D3A61">
        <w:rPr>
          <w:rFonts w:ascii="Garamond" w:eastAsia="SimSun" w:hAnsi="Garamond" w:cs="Times"/>
          <w:b/>
          <w:color w:val="333333"/>
        </w:rPr>
        <w:t xml:space="preserve">: Data Segmentation Comparisons: by country and </w:t>
      </w:r>
      <w:r w:rsidR="00CB1EA6">
        <w:rPr>
          <w:rFonts w:ascii="Garamond" w:eastAsia="SimSun" w:hAnsi="Garamond" w:cs="Times"/>
          <w:b/>
          <w:color w:val="333333"/>
        </w:rPr>
        <w:t>combined</w:t>
      </w:r>
      <w:r w:rsidRPr="001D3A61">
        <w:rPr>
          <w:rFonts w:ascii="Garamond" w:eastAsia="SimSun" w:hAnsi="Garamond" w:cs="Times"/>
          <w:b/>
          <w:color w:val="333333"/>
        </w:rPr>
        <w:t xml:space="preserve"> dataset</w:t>
      </w:r>
    </w:p>
    <w:p w14:paraId="2A7E853A" w14:textId="77777777" w:rsidR="0041015F" w:rsidRDefault="0041015F" w:rsidP="001D3A61">
      <w:pPr>
        <w:rPr>
          <w:rFonts w:ascii="Garamond" w:eastAsia="SimSun" w:hAnsi="Garamond" w:cs="Times"/>
          <w:b/>
          <w:color w:val="333333"/>
        </w:rPr>
      </w:pPr>
    </w:p>
    <w:tbl>
      <w:tblPr>
        <w:tblStyle w:val="PlainTable2"/>
        <w:tblW w:w="3853" w:type="pct"/>
        <w:jc w:val="center"/>
        <w:tblLook w:val="0420" w:firstRow="1" w:lastRow="0" w:firstColumn="0" w:lastColumn="0" w:noHBand="0" w:noVBand="1"/>
      </w:tblPr>
      <w:tblGrid>
        <w:gridCol w:w="1685"/>
        <w:gridCol w:w="1684"/>
        <w:gridCol w:w="1891"/>
        <w:gridCol w:w="1953"/>
      </w:tblGrid>
      <w:tr w:rsidR="008F5B20" w:rsidRPr="003D14E5" w14:paraId="77A6EE6F" w14:textId="77777777" w:rsidTr="008F5B20">
        <w:trPr>
          <w:cnfStyle w:val="100000000000" w:firstRow="1" w:lastRow="0" w:firstColumn="0" w:lastColumn="0" w:oddVBand="0" w:evenVBand="0" w:oddHBand="0" w:evenHBand="0" w:firstRowFirstColumn="0" w:firstRowLastColumn="0" w:lastRowFirstColumn="0" w:lastRowLastColumn="0"/>
          <w:trHeight w:val="810"/>
          <w:jc w:val="center"/>
        </w:trPr>
        <w:tc>
          <w:tcPr>
            <w:tcW w:w="1168" w:type="pct"/>
            <w:vAlign w:val="center"/>
            <w:hideMark/>
          </w:tcPr>
          <w:p w14:paraId="7D06918A"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1167" w:type="pct"/>
            <w:vAlign w:val="center"/>
            <w:hideMark/>
          </w:tcPr>
          <w:p w14:paraId="000A4F0D"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311" w:type="pct"/>
            <w:vAlign w:val="center"/>
            <w:hideMark/>
          </w:tcPr>
          <w:p w14:paraId="26875933"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By country</w:t>
            </w:r>
          </w:p>
          <w:p w14:paraId="3175CB34"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354" w:type="pct"/>
            <w:vAlign w:val="center"/>
            <w:hideMark/>
          </w:tcPr>
          <w:p w14:paraId="0F014A8F" w14:textId="7D6BB7F6" w:rsidR="008F5B20" w:rsidRPr="003D14E5" w:rsidRDefault="00CB1EA6" w:rsidP="00591D1A">
            <w:pPr>
              <w:jc w:val="center"/>
              <w:rPr>
                <w:rFonts w:ascii="Garamond" w:eastAsia="SimSun" w:hAnsi="Garamond" w:cs="Times"/>
                <w:b w:val="0"/>
                <w:color w:val="333333"/>
              </w:rPr>
            </w:pPr>
            <w:r>
              <w:rPr>
                <w:rFonts w:ascii="Garamond" w:eastAsia="SimSun" w:hAnsi="Garamond" w:cs="Times"/>
                <w:b w:val="0"/>
                <w:color w:val="333333"/>
              </w:rPr>
              <w:t>Combined</w:t>
            </w:r>
            <w:r w:rsidRPr="001D3A61">
              <w:rPr>
                <w:rFonts w:ascii="Garamond" w:eastAsia="SimSun" w:hAnsi="Garamond" w:cs="Times"/>
                <w:b w:val="0"/>
                <w:color w:val="333333"/>
              </w:rPr>
              <w:t xml:space="preserve"> </w:t>
            </w:r>
            <w:r w:rsidR="008F5B20" w:rsidRPr="003D14E5">
              <w:rPr>
                <w:rFonts w:ascii="Garamond" w:eastAsia="SimSun" w:hAnsi="Garamond" w:cs="Times"/>
                <w:b w:val="0"/>
                <w:color w:val="333333"/>
              </w:rPr>
              <w:t>dataset</w:t>
            </w:r>
          </w:p>
          <w:p w14:paraId="3F95FA0F" w14:textId="77777777" w:rsidR="008F5B20" w:rsidRPr="003D14E5" w:rsidRDefault="008F5B20" w:rsidP="00591D1A">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ED52CC" w:rsidRPr="003D14E5" w14:paraId="6125A8F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5A16021F"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Malawi</w:t>
            </w:r>
          </w:p>
          <w:p w14:paraId="195C4B63" w14:textId="4F1C3764" w:rsidR="00ED52CC" w:rsidRPr="003D14E5" w:rsidRDefault="00ED52CC" w:rsidP="00ED52CC">
            <w:pPr>
              <w:jc w:val="center"/>
              <w:rPr>
                <w:rFonts w:ascii="Garamond" w:eastAsia="SimSun" w:hAnsi="Garamond" w:cs="Times"/>
                <w:bCs/>
                <w:color w:val="333333"/>
              </w:rPr>
            </w:pPr>
          </w:p>
        </w:tc>
        <w:tc>
          <w:tcPr>
            <w:tcW w:w="1167" w:type="pct"/>
            <w:vAlign w:val="center"/>
            <w:hideMark/>
          </w:tcPr>
          <w:p w14:paraId="04C4CC9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4AD43B3A" w14:textId="77777777" w:rsidR="00722269" w:rsidRDefault="00722269" w:rsidP="00722269">
            <w:pPr>
              <w:jc w:val="center"/>
              <w:rPr>
                <w:rFonts w:ascii="Garamond" w:eastAsia="SimSun" w:hAnsi="Garamond" w:cs="Times"/>
                <w:bCs/>
                <w:color w:val="333333"/>
              </w:rPr>
            </w:pPr>
          </w:p>
          <w:p w14:paraId="0CE8819D" w14:textId="28CFE6C1"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0.38 / 0.15</w:t>
            </w:r>
          </w:p>
        </w:tc>
        <w:tc>
          <w:tcPr>
            <w:tcW w:w="1354" w:type="pct"/>
            <w:vAlign w:val="center"/>
            <w:hideMark/>
          </w:tcPr>
          <w:p w14:paraId="4EC11A95" w14:textId="6A465FA3"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 xml:space="preserve">0.00 / </w:t>
            </w:r>
            <w:r w:rsidR="00722269">
              <w:rPr>
                <w:rFonts w:ascii="Garamond" w:eastAsia="SimSun" w:hAnsi="Garamond" w:cs="Times" w:hint="eastAsia"/>
                <w:bCs/>
                <w:color w:val="333333"/>
              </w:rPr>
              <w:t>0.00</w:t>
            </w:r>
          </w:p>
        </w:tc>
      </w:tr>
      <w:tr w:rsidR="00ED52CC" w:rsidRPr="003D14E5" w14:paraId="60E4559F" w14:textId="77777777" w:rsidTr="00591D1A">
        <w:trPr>
          <w:trHeight w:val="810"/>
          <w:jc w:val="center"/>
        </w:trPr>
        <w:tc>
          <w:tcPr>
            <w:tcW w:w="1168" w:type="pct"/>
            <w:vMerge/>
            <w:vAlign w:val="center"/>
            <w:hideMark/>
          </w:tcPr>
          <w:p w14:paraId="2B578A34"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585DBB0A" w14:textId="77777777" w:rsidR="00ED52CC" w:rsidRPr="003D14E5" w:rsidRDefault="00ED52CC" w:rsidP="00722269">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311" w:type="pct"/>
            <w:hideMark/>
          </w:tcPr>
          <w:p w14:paraId="18CD1B89" w14:textId="77777777" w:rsidR="00722269" w:rsidRDefault="00722269" w:rsidP="00722269">
            <w:pPr>
              <w:jc w:val="center"/>
              <w:rPr>
                <w:rFonts w:ascii="Garamond" w:eastAsia="SimSun" w:hAnsi="Garamond" w:cs="Times"/>
                <w:bCs/>
                <w:color w:val="333333"/>
              </w:rPr>
            </w:pPr>
          </w:p>
          <w:p w14:paraId="1EDD59C8" w14:textId="4AF0F3FD"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0.72 / 0.20</w:t>
            </w:r>
          </w:p>
        </w:tc>
        <w:tc>
          <w:tcPr>
            <w:tcW w:w="1354" w:type="pct"/>
            <w:vAlign w:val="center"/>
            <w:hideMark/>
          </w:tcPr>
          <w:p w14:paraId="2CCA1DC2"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4F8635B6"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Merge w:val="restart"/>
            <w:vAlign w:val="center"/>
            <w:hideMark/>
          </w:tcPr>
          <w:p w14:paraId="32B58CCE"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Tanzania</w:t>
            </w:r>
          </w:p>
          <w:p w14:paraId="79E77EB8" w14:textId="0885D6B7" w:rsidR="00ED52CC" w:rsidRPr="003D14E5" w:rsidRDefault="00ED52CC" w:rsidP="00ED52CC">
            <w:pPr>
              <w:jc w:val="center"/>
              <w:rPr>
                <w:rFonts w:ascii="Garamond" w:eastAsia="SimSun" w:hAnsi="Garamond" w:cs="Times"/>
                <w:bCs/>
                <w:color w:val="333333"/>
              </w:rPr>
            </w:pPr>
          </w:p>
        </w:tc>
        <w:tc>
          <w:tcPr>
            <w:tcW w:w="1167" w:type="pct"/>
            <w:vAlign w:val="center"/>
            <w:hideMark/>
          </w:tcPr>
          <w:p w14:paraId="40F5486A"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29E6521" w14:textId="77777777" w:rsidR="00722269" w:rsidRDefault="00722269" w:rsidP="00722269">
            <w:pPr>
              <w:jc w:val="center"/>
              <w:rPr>
                <w:rFonts w:ascii="Garamond" w:eastAsia="SimSun" w:hAnsi="Garamond" w:cs="Times"/>
                <w:bCs/>
                <w:color w:val="333333"/>
              </w:rPr>
            </w:pPr>
          </w:p>
          <w:p w14:paraId="1CE7CFD2" w14:textId="0FA61C7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0.29 / 0.43</w:t>
            </w:r>
          </w:p>
        </w:tc>
        <w:tc>
          <w:tcPr>
            <w:tcW w:w="1354" w:type="pct"/>
            <w:vAlign w:val="center"/>
            <w:hideMark/>
          </w:tcPr>
          <w:p w14:paraId="041C5F71"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r w:rsidR="00ED52CC" w:rsidRPr="003D14E5" w14:paraId="72E75A9C" w14:textId="77777777" w:rsidTr="00591D1A">
        <w:trPr>
          <w:trHeight w:val="810"/>
          <w:jc w:val="center"/>
        </w:trPr>
        <w:tc>
          <w:tcPr>
            <w:tcW w:w="1168" w:type="pct"/>
            <w:vMerge/>
            <w:vAlign w:val="center"/>
            <w:hideMark/>
          </w:tcPr>
          <w:p w14:paraId="4CA23DE3" w14:textId="77777777" w:rsidR="00ED52CC" w:rsidRPr="003D14E5" w:rsidRDefault="00ED52CC" w:rsidP="00ED52CC">
            <w:pPr>
              <w:jc w:val="center"/>
              <w:rPr>
                <w:rFonts w:ascii="Garamond" w:eastAsia="SimSun" w:hAnsi="Garamond" w:cs="Times"/>
                <w:bCs/>
                <w:color w:val="333333"/>
              </w:rPr>
            </w:pPr>
          </w:p>
        </w:tc>
        <w:tc>
          <w:tcPr>
            <w:tcW w:w="1167" w:type="pct"/>
            <w:vAlign w:val="center"/>
            <w:hideMark/>
          </w:tcPr>
          <w:p w14:paraId="072CF972" w14:textId="77777777" w:rsidR="00ED52CC" w:rsidRPr="003D14E5" w:rsidRDefault="00ED52CC" w:rsidP="00722269">
            <w:pPr>
              <w:jc w:val="center"/>
              <w:rPr>
                <w:rFonts w:ascii="Garamond" w:eastAsia="SimSun" w:hAnsi="Garamond" w:cs="Times"/>
                <w:bCs/>
                <w:color w:val="333333"/>
              </w:rPr>
            </w:pPr>
            <w:proofErr w:type="spellStart"/>
            <w:r w:rsidRPr="003D14E5">
              <w:rPr>
                <w:rFonts w:ascii="Garamond" w:eastAsia="SimSun" w:hAnsi="Garamond" w:cs="Times"/>
                <w:bCs/>
                <w:color w:val="333333"/>
              </w:rPr>
              <w:t>rCSI</w:t>
            </w:r>
            <w:proofErr w:type="spellEnd"/>
          </w:p>
        </w:tc>
        <w:tc>
          <w:tcPr>
            <w:tcW w:w="1311" w:type="pct"/>
            <w:hideMark/>
          </w:tcPr>
          <w:p w14:paraId="63C9C81A" w14:textId="77777777" w:rsidR="00722269" w:rsidRDefault="00722269" w:rsidP="00722269">
            <w:pPr>
              <w:jc w:val="center"/>
              <w:rPr>
                <w:rFonts w:ascii="Garamond" w:eastAsia="SimSun" w:hAnsi="Garamond" w:cs="Times"/>
                <w:bCs/>
                <w:color w:val="333333"/>
              </w:rPr>
            </w:pPr>
          </w:p>
          <w:p w14:paraId="636A44EE" w14:textId="419A9EC5"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0.54 / 0.07</w:t>
            </w:r>
          </w:p>
        </w:tc>
        <w:tc>
          <w:tcPr>
            <w:tcW w:w="1354" w:type="pct"/>
            <w:vAlign w:val="center"/>
            <w:hideMark/>
          </w:tcPr>
          <w:p w14:paraId="7EE35957"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0.08 / 0.00</w:t>
            </w:r>
          </w:p>
        </w:tc>
      </w:tr>
      <w:tr w:rsidR="00ED52CC" w:rsidRPr="003D14E5" w14:paraId="797B8C15" w14:textId="77777777" w:rsidTr="00591D1A">
        <w:trPr>
          <w:cnfStyle w:val="000000100000" w:firstRow="0" w:lastRow="0" w:firstColumn="0" w:lastColumn="0" w:oddVBand="0" w:evenVBand="0" w:oddHBand="1" w:evenHBand="0" w:firstRowFirstColumn="0" w:firstRowLastColumn="0" w:lastRowFirstColumn="0" w:lastRowLastColumn="0"/>
          <w:trHeight w:val="810"/>
          <w:jc w:val="center"/>
        </w:trPr>
        <w:tc>
          <w:tcPr>
            <w:tcW w:w="1168" w:type="pct"/>
            <w:vAlign w:val="center"/>
            <w:hideMark/>
          </w:tcPr>
          <w:p w14:paraId="308C0431" w14:textId="77777777" w:rsidR="00ED52CC" w:rsidRPr="003D14E5" w:rsidRDefault="00ED52CC" w:rsidP="00ED52CC">
            <w:pPr>
              <w:jc w:val="center"/>
              <w:rPr>
                <w:rFonts w:ascii="Garamond" w:eastAsia="SimSun" w:hAnsi="Garamond" w:cs="Times"/>
                <w:bCs/>
                <w:color w:val="333333"/>
              </w:rPr>
            </w:pPr>
            <w:r w:rsidRPr="003D14E5">
              <w:rPr>
                <w:rFonts w:ascii="Garamond" w:eastAsia="SimSun" w:hAnsi="Garamond" w:cs="Times"/>
                <w:bCs/>
                <w:color w:val="333333"/>
              </w:rPr>
              <w:t>Uganda</w:t>
            </w:r>
          </w:p>
          <w:p w14:paraId="06898679" w14:textId="118AE6BA" w:rsidR="00ED52CC" w:rsidRPr="003D14E5" w:rsidRDefault="00ED52CC" w:rsidP="00ED52CC">
            <w:pPr>
              <w:jc w:val="center"/>
              <w:rPr>
                <w:rFonts w:ascii="Garamond" w:eastAsia="SimSun" w:hAnsi="Garamond" w:cs="Times"/>
                <w:bCs/>
                <w:color w:val="333333"/>
              </w:rPr>
            </w:pPr>
          </w:p>
        </w:tc>
        <w:tc>
          <w:tcPr>
            <w:tcW w:w="1167" w:type="pct"/>
            <w:vAlign w:val="center"/>
            <w:hideMark/>
          </w:tcPr>
          <w:p w14:paraId="64F88C0C"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FCS</w:t>
            </w:r>
          </w:p>
        </w:tc>
        <w:tc>
          <w:tcPr>
            <w:tcW w:w="1311" w:type="pct"/>
            <w:hideMark/>
          </w:tcPr>
          <w:p w14:paraId="787D3797" w14:textId="77777777" w:rsidR="00722269" w:rsidRDefault="00722269" w:rsidP="00722269">
            <w:pPr>
              <w:jc w:val="center"/>
              <w:rPr>
                <w:rFonts w:ascii="Garamond" w:eastAsia="SimSun" w:hAnsi="Garamond" w:cs="Times"/>
                <w:bCs/>
                <w:color w:val="333333"/>
              </w:rPr>
            </w:pPr>
          </w:p>
          <w:p w14:paraId="2E219C20" w14:textId="4F0E73CC" w:rsidR="00ED52CC" w:rsidRPr="003D14E5" w:rsidRDefault="00ED52CC" w:rsidP="00722269">
            <w:pPr>
              <w:jc w:val="center"/>
              <w:rPr>
                <w:rFonts w:ascii="Garamond" w:eastAsia="SimSun" w:hAnsi="Garamond" w:cs="Times"/>
                <w:bCs/>
                <w:color w:val="333333"/>
              </w:rPr>
            </w:pPr>
            <w:r w:rsidRPr="00ED52CC">
              <w:rPr>
                <w:rFonts w:ascii="Garamond" w:eastAsia="SimSun" w:hAnsi="Garamond" w:cs="Times"/>
                <w:bCs/>
                <w:color w:val="333333"/>
              </w:rPr>
              <w:t>0.36 / 0.50</w:t>
            </w:r>
          </w:p>
        </w:tc>
        <w:tc>
          <w:tcPr>
            <w:tcW w:w="1354" w:type="pct"/>
            <w:vAlign w:val="center"/>
            <w:hideMark/>
          </w:tcPr>
          <w:p w14:paraId="5A6F4373" w14:textId="77777777" w:rsidR="00ED52CC" w:rsidRPr="003D14E5" w:rsidRDefault="00ED52CC" w:rsidP="00722269">
            <w:pPr>
              <w:jc w:val="center"/>
              <w:rPr>
                <w:rFonts w:ascii="Garamond" w:eastAsia="SimSun" w:hAnsi="Garamond" w:cs="Times"/>
                <w:bCs/>
                <w:color w:val="333333"/>
              </w:rPr>
            </w:pPr>
            <w:r w:rsidRPr="003D14E5">
              <w:rPr>
                <w:rFonts w:ascii="Garamond" w:eastAsia="SimSun" w:hAnsi="Garamond" w:cs="Times"/>
                <w:bCs/>
                <w:color w:val="333333"/>
              </w:rPr>
              <w:t>0.00 / 0.00</w:t>
            </w:r>
          </w:p>
        </w:tc>
      </w:tr>
    </w:tbl>
    <w:p w14:paraId="3E2DF0E0" w14:textId="77777777" w:rsidR="008F5B20" w:rsidRDefault="001D3A61" w:rsidP="0027778B">
      <w:pPr>
        <w:rPr>
          <w:rFonts w:ascii="Garamond" w:eastAsia="SimSun" w:hAnsi="Garamond" w:cs="Times"/>
          <w:b/>
          <w:bCs/>
          <w:color w:val="333333"/>
        </w:rPr>
      </w:pPr>
      <w:r w:rsidRPr="001D3A61">
        <w:rPr>
          <w:rFonts w:ascii="Garamond" w:eastAsia="SimSun" w:hAnsi="Garamond" w:cs="Times"/>
          <w:b/>
          <w:color w:val="333333"/>
        </w:rPr>
        <w:t xml:space="preserve"> </w:t>
      </w:r>
    </w:p>
    <w:p w14:paraId="6F670F52" w14:textId="77777777" w:rsidR="00743388" w:rsidRDefault="00743388">
      <w:pPr>
        <w:rPr>
          <w:rFonts w:ascii="Garamond" w:eastAsia="SimSun" w:hAnsi="Garamond" w:cs="Times"/>
          <w:b/>
          <w:bCs/>
          <w:color w:val="333333"/>
        </w:rPr>
      </w:pPr>
      <w:r>
        <w:rPr>
          <w:rFonts w:ascii="Garamond" w:eastAsia="SimSun" w:hAnsi="Garamond" w:cs="Times"/>
          <w:b/>
          <w:bCs/>
          <w:color w:val="333333"/>
        </w:rPr>
        <w:br w:type="page"/>
      </w:r>
    </w:p>
    <w:p w14:paraId="33D17342" w14:textId="7AEB96DB" w:rsidR="0027778B" w:rsidRDefault="0027778B" w:rsidP="0027778B">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sidR="00894037">
        <w:rPr>
          <w:rFonts w:ascii="Garamond" w:eastAsia="SimSun" w:hAnsi="Garamond" w:cs="Times" w:hint="eastAsia"/>
          <w:b/>
          <w:bCs/>
          <w:color w:val="333333"/>
        </w:rPr>
        <w:t>5</w:t>
      </w:r>
      <w:r w:rsidRPr="00DD4E90">
        <w:rPr>
          <w:rFonts w:ascii="Garamond" w:eastAsia="SimSun" w:hAnsi="Garamond" w:cs="Times"/>
          <w:b/>
          <w:bCs/>
          <w:color w:val="333333"/>
        </w:rPr>
        <w:t xml:space="preserve">: </w:t>
      </w:r>
      <w:r>
        <w:rPr>
          <w:rFonts w:ascii="Garamond" w:eastAsia="SimSun" w:hAnsi="Garamond" w:cs="Times"/>
          <w:b/>
          <w:bCs/>
          <w:color w:val="333333"/>
        </w:rPr>
        <w:t xml:space="preserve"> Random Forest</w:t>
      </w:r>
      <w:r w:rsidR="00E97B33">
        <w:rPr>
          <w:rFonts w:ascii="Garamond" w:eastAsia="SimSun" w:hAnsi="Garamond" w:cs="Times"/>
          <w:b/>
          <w:bCs/>
          <w:color w:val="333333"/>
        </w:rPr>
        <w:t>s</w:t>
      </w:r>
      <w:r>
        <w:rPr>
          <w:rFonts w:ascii="Garamond" w:eastAsia="SimSun" w:hAnsi="Garamond" w:cs="Times"/>
          <w:b/>
          <w:bCs/>
          <w:color w:val="333333"/>
        </w:rPr>
        <w:t xml:space="preserve"> Feature importance </w:t>
      </w:r>
      <w:r w:rsidR="00F96D6A">
        <w:rPr>
          <w:rFonts w:ascii="Garamond" w:eastAsia="SimSun" w:hAnsi="Garamond" w:cs="Times"/>
          <w:b/>
          <w:bCs/>
          <w:color w:val="333333"/>
        </w:rPr>
        <w:t>of</w:t>
      </w:r>
      <w:r w:rsidR="003F1CC4">
        <w:rPr>
          <w:rFonts w:ascii="Garamond" w:eastAsia="SimSun" w:hAnsi="Garamond" w:cs="Times"/>
          <w:b/>
          <w:bCs/>
          <w:color w:val="333333"/>
        </w:rPr>
        <w:t xml:space="preserve"> variables </w:t>
      </w:r>
      <w:r w:rsidR="00E86252">
        <w:rPr>
          <w:rFonts w:ascii="Garamond" w:eastAsia="SimSun" w:hAnsi="Garamond" w:cs="Times"/>
          <w:b/>
          <w:bCs/>
          <w:color w:val="333333"/>
        </w:rPr>
        <w:t>in Malawi</w:t>
      </w:r>
      <w:r w:rsidR="00906CD8">
        <w:rPr>
          <w:rFonts w:ascii="Garamond" w:eastAsia="SimSun" w:hAnsi="Garamond" w:cs="Times"/>
          <w:b/>
          <w:bCs/>
          <w:color w:val="333333"/>
        </w:rPr>
        <w:t>-FCS</w:t>
      </w:r>
    </w:p>
    <w:p w14:paraId="0BB28518" w14:textId="77777777" w:rsidR="003228EC" w:rsidRDefault="003228EC" w:rsidP="00752093">
      <w:pPr>
        <w:rPr>
          <w:rFonts w:ascii="Garamond" w:eastAsia="SimSun" w:hAnsi="Garamond" w:cs="Times"/>
        </w:rPr>
      </w:pPr>
    </w:p>
    <w:p w14:paraId="1016AAB0" w14:textId="77777777" w:rsidR="003228EC" w:rsidRDefault="003228EC" w:rsidP="00752093">
      <w:pPr>
        <w:rPr>
          <w:rFonts w:ascii="Garamond" w:eastAsia="SimSun" w:hAnsi="Garamond" w:cs="Times"/>
        </w:rPr>
      </w:pPr>
    </w:p>
    <w:p w14:paraId="775A2198" w14:textId="77777777" w:rsidR="003228EC" w:rsidRDefault="003228EC" w:rsidP="00752093">
      <w:pPr>
        <w:rPr>
          <w:rFonts w:ascii="Garamond" w:eastAsia="SimSun" w:hAnsi="Garamond" w:cs="Times"/>
        </w:rPr>
      </w:pPr>
    </w:p>
    <w:tbl>
      <w:tblPr>
        <w:tblpPr w:leftFromText="180" w:rightFromText="180" w:vertAnchor="text" w:horzAnchor="margin" w:tblpXSpec="right" w:tblpY="-9"/>
        <w:tblW w:w="5000" w:type="pct"/>
        <w:tblCellMar>
          <w:left w:w="0" w:type="dxa"/>
          <w:right w:w="0" w:type="dxa"/>
        </w:tblCellMar>
        <w:tblLook w:val="0600" w:firstRow="0" w:lastRow="0" w:firstColumn="0" w:lastColumn="0" w:noHBand="1" w:noVBand="1"/>
      </w:tblPr>
      <w:tblGrid>
        <w:gridCol w:w="3145"/>
        <w:gridCol w:w="1379"/>
        <w:gridCol w:w="3443"/>
        <w:gridCol w:w="1373"/>
      </w:tblGrid>
      <w:tr w:rsidR="00603E27" w:rsidRPr="00C54ED0" w14:paraId="6BC4D92C" w14:textId="77777777" w:rsidTr="008223F7">
        <w:trPr>
          <w:trHeight w:val="183"/>
        </w:trPr>
        <w:tc>
          <w:tcPr>
            <w:tcW w:w="1684"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4AAEA7" w14:textId="77777777" w:rsidR="00603E27" w:rsidRDefault="00603E27" w:rsidP="00603E27">
            <w:pPr>
              <w:jc w:val="center"/>
              <w:rPr>
                <w:rFonts w:ascii="Garamond" w:eastAsia="SimSun" w:hAnsi="Garamond" w:cs="Times"/>
                <w:b/>
                <w:bCs/>
              </w:rPr>
            </w:pPr>
            <w:r w:rsidRPr="00C54ED0">
              <w:rPr>
                <w:rFonts w:ascii="Garamond" w:eastAsia="SimSun" w:hAnsi="Garamond" w:cs="Times"/>
                <w:b/>
                <w:bCs/>
              </w:rPr>
              <w:t>Variable</w:t>
            </w:r>
          </w:p>
          <w:p w14:paraId="4F1B280A" w14:textId="77777777" w:rsidR="00603E27" w:rsidRPr="00C54ED0" w:rsidRDefault="00603E27" w:rsidP="00603E27">
            <w:pPr>
              <w:jc w:val="center"/>
              <w:rPr>
                <w:rFonts w:ascii="Garamond" w:eastAsia="SimSun" w:hAnsi="Garamond" w:cs="Times"/>
              </w:rPr>
            </w:pPr>
            <w:r>
              <w:rPr>
                <w:rFonts w:ascii="Garamond" w:eastAsia="SimSun" w:hAnsi="Garamond" w:cs="Times"/>
                <w:b/>
                <w:bCs/>
              </w:rPr>
              <w:t>(original)</w:t>
            </w:r>
          </w:p>
        </w:tc>
        <w:tc>
          <w:tcPr>
            <w:tcW w:w="738"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FDBECA2"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Importance</w:t>
            </w:r>
          </w:p>
        </w:tc>
        <w:tc>
          <w:tcPr>
            <w:tcW w:w="1843" w:type="pct"/>
            <w:tcBorders>
              <w:top w:val="single" w:sz="4" w:space="0" w:color="auto"/>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311FD5D" w14:textId="77777777" w:rsidR="00603E27" w:rsidRPr="00C54ED0" w:rsidRDefault="00603E27" w:rsidP="00603E27">
            <w:pPr>
              <w:jc w:val="center"/>
              <w:rPr>
                <w:rFonts w:ascii="Garamond" w:eastAsia="SimSun" w:hAnsi="Garamond" w:cs="Times"/>
              </w:rPr>
            </w:pPr>
            <w:r w:rsidRPr="00C54ED0">
              <w:rPr>
                <w:rFonts w:ascii="Garamond" w:eastAsia="SimSun" w:hAnsi="Garamond" w:cs="Times"/>
                <w:b/>
                <w:bCs/>
              </w:rPr>
              <w:t>Variable</w:t>
            </w:r>
            <w:r>
              <w:rPr>
                <w:rFonts w:ascii="Garamond" w:eastAsia="SimSun" w:hAnsi="Garamond" w:cs="Times"/>
                <w:b/>
                <w:bCs/>
              </w:rPr>
              <w:t xml:space="preserve"> (oversample)</w:t>
            </w:r>
          </w:p>
        </w:tc>
        <w:tc>
          <w:tcPr>
            <w:tcW w:w="735" w:type="pct"/>
            <w:tcBorders>
              <w:top w:val="single" w:sz="4" w:space="0" w:color="auto"/>
              <w:left w:val="single" w:sz="8" w:space="0" w:color="FFFFFF"/>
              <w:bottom w:val="single" w:sz="4" w:space="0" w:color="auto"/>
              <w:right w:val="single" w:sz="8" w:space="0" w:color="FFFFFF"/>
            </w:tcBorders>
            <w:shd w:val="clear" w:color="auto" w:fill="auto"/>
            <w:vAlign w:val="center"/>
          </w:tcPr>
          <w:p w14:paraId="34318B96" w14:textId="77777777" w:rsidR="00603E27" w:rsidRPr="00C54ED0" w:rsidRDefault="00603E27" w:rsidP="00603E27">
            <w:pPr>
              <w:jc w:val="center"/>
              <w:rPr>
                <w:rFonts w:ascii="Garamond" w:eastAsia="SimSun" w:hAnsi="Garamond" w:cs="Times"/>
                <w:b/>
                <w:bCs/>
              </w:rPr>
            </w:pPr>
            <w:r>
              <w:rPr>
                <w:rFonts w:ascii="Garamond" w:eastAsia="SimSun" w:hAnsi="Garamond" w:cs="Times"/>
                <w:b/>
                <w:bCs/>
              </w:rPr>
              <w:t>Importance</w:t>
            </w:r>
          </w:p>
        </w:tc>
      </w:tr>
      <w:tr w:rsidR="00603E27" w:rsidRPr="00C54ED0" w14:paraId="63FAD34A" w14:textId="77777777" w:rsidTr="008223F7">
        <w:trPr>
          <w:trHeight w:val="183"/>
        </w:trPr>
        <w:tc>
          <w:tcPr>
            <w:tcW w:w="1684"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9CC6B7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8"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437F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0.12</w:t>
            </w:r>
          </w:p>
        </w:tc>
        <w:tc>
          <w:tcPr>
            <w:tcW w:w="1843" w:type="pct"/>
            <w:tcBorders>
              <w:top w:val="single" w:sz="4" w:space="0" w:color="auto"/>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26F342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Natural</w:t>
            </w:r>
            <w:r>
              <w:rPr>
                <w:rFonts w:ascii="Garamond" w:eastAsia="SimSun" w:hAnsi="Garamond" w:cs="Times"/>
              </w:rPr>
              <w:t xml:space="preserve"> roof </w:t>
            </w:r>
          </w:p>
        </w:tc>
        <w:tc>
          <w:tcPr>
            <w:tcW w:w="735" w:type="pct"/>
            <w:tcBorders>
              <w:top w:val="single" w:sz="4" w:space="0" w:color="auto"/>
              <w:left w:val="single" w:sz="8" w:space="0" w:color="FFFFFF"/>
              <w:bottom w:val="single" w:sz="8" w:space="0" w:color="FFFFFF"/>
              <w:right w:val="single" w:sz="8" w:space="0" w:color="FFFFFF"/>
            </w:tcBorders>
            <w:vAlign w:val="center"/>
          </w:tcPr>
          <w:p w14:paraId="5F3088BE" w14:textId="77777777" w:rsidR="00603E27" w:rsidRPr="00C54ED0" w:rsidRDefault="00603E27" w:rsidP="00603E27">
            <w:pPr>
              <w:jc w:val="center"/>
              <w:rPr>
                <w:rFonts w:ascii="Garamond" w:eastAsia="SimSun" w:hAnsi="Garamond" w:cs="Times"/>
              </w:rPr>
            </w:pPr>
            <w:r w:rsidRPr="00C54ED0">
              <w:rPr>
                <w:rFonts w:ascii="Garamond" w:hAnsi="Garamond"/>
              </w:rPr>
              <w:t>0.11</w:t>
            </w:r>
          </w:p>
        </w:tc>
      </w:tr>
      <w:tr w:rsidR="00603E27" w:rsidRPr="00C54ED0" w14:paraId="5F24731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88897CC" w14:textId="77777777" w:rsidR="00603E27" w:rsidRPr="00C54ED0" w:rsidRDefault="00603E27" w:rsidP="00603E27">
            <w:pPr>
              <w:jc w:val="center"/>
              <w:rPr>
                <w:rFonts w:ascii="Garamond" w:eastAsia="SimSun" w:hAnsi="Garamond" w:cs="Times"/>
              </w:rPr>
            </w:pPr>
            <w:r>
              <w:rPr>
                <w:rFonts w:ascii="Garamond" w:eastAsia="SimSun" w:hAnsi="Garamond" w:cs="Times"/>
              </w:rPr>
              <w:t>Own a c</w:t>
            </w:r>
            <w:r w:rsidRPr="00C54ED0">
              <w:rPr>
                <w:rFonts w:ascii="Garamond" w:eastAsia="SimSun" w:hAnsi="Garamond" w:cs="Times"/>
              </w:rPr>
              <w:t>ell</w:t>
            </w:r>
            <w:r>
              <w:rPr>
                <w:rFonts w:ascii="Garamond" w:eastAsia="SimSun" w:hAnsi="Garamond" w:cs="Times"/>
              </w:rPr>
              <w:t xml:space="preserve"> </w:t>
            </w:r>
            <w:r w:rsidRPr="00C54ED0">
              <w:rPr>
                <w:rFonts w:ascii="Garamond" w:eastAsia="SimSun" w:hAnsi="Garamond" w:cs="Times"/>
              </w:rPr>
              <w:t>phone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B3445C1"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0.09</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64AC05"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Own a </w:t>
            </w:r>
            <w:r w:rsidRPr="00C54ED0">
              <w:rPr>
                <w:rFonts w:ascii="Garamond" w:eastAsia="SimSun" w:hAnsi="Garamond" w:cs="Times"/>
              </w:rPr>
              <w:t>Cell</w:t>
            </w:r>
            <w:r>
              <w:rPr>
                <w:rFonts w:ascii="Garamond" w:eastAsia="SimSun" w:hAnsi="Garamond" w:cs="Times"/>
              </w:rPr>
              <w:t xml:space="preserve"> </w:t>
            </w:r>
            <w:r w:rsidRPr="00C54ED0">
              <w:rPr>
                <w:rFonts w:ascii="Garamond" w:eastAsia="SimSun" w:hAnsi="Garamond" w:cs="Times"/>
              </w:rPr>
              <w:t>phone</w:t>
            </w:r>
          </w:p>
        </w:tc>
        <w:tc>
          <w:tcPr>
            <w:tcW w:w="735" w:type="pct"/>
            <w:tcBorders>
              <w:top w:val="single" w:sz="8" w:space="0" w:color="FFFFFF"/>
              <w:left w:val="single" w:sz="8" w:space="0" w:color="FFFFFF"/>
              <w:bottom w:val="single" w:sz="8" w:space="0" w:color="FFFFFF"/>
              <w:right w:val="single" w:sz="8" w:space="0" w:color="FFFFFF"/>
            </w:tcBorders>
            <w:vAlign w:val="center"/>
          </w:tcPr>
          <w:p w14:paraId="14280A6B" w14:textId="77777777" w:rsidR="00603E27" w:rsidRPr="00C54ED0" w:rsidRDefault="00603E27" w:rsidP="00603E27">
            <w:pPr>
              <w:jc w:val="center"/>
              <w:rPr>
                <w:rFonts w:ascii="Garamond" w:eastAsia="SimSun" w:hAnsi="Garamond" w:cs="Times"/>
              </w:rPr>
            </w:pPr>
            <w:r w:rsidRPr="00C54ED0">
              <w:rPr>
                <w:rFonts w:ascii="Garamond" w:hAnsi="Garamond"/>
              </w:rPr>
              <w:t>0.09</w:t>
            </w:r>
          </w:p>
        </w:tc>
      </w:tr>
      <w:tr w:rsidR="00603E27" w:rsidRPr="00C54ED0" w14:paraId="37750E7C"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4608A2F" w14:textId="77777777" w:rsidR="00603E27" w:rsidRPr="00C54ED0" w:rsidRDefault="00603E27" w:rsidP="00603E27">
            <w:pPr>
              <w:jc w:val="center"/>
              <w:rPr>
                <w:rFonts w:ascii="Garamond" w:eastAsia="SimSun" w:hAnsi="Garamond" w:cs="Times"/>
              </w:rPr>
            </w:pPr>
            <w:r>
              <w:rPr>
                <w:rFonts w:ascii="Garamond" w:eastAsia="SimSun" w:hAnsi="Garamond" w:cs="Times"/>
              </w:rPr>
              <w:t>N</w:t>
            </w:r>
            <w:r w:rsidRPr="00C54ED0">
              <w:rPr>
                <w:rFonts w:ascii="Garamond" w:eastAsia="SimSun" w:hAnsi="Garamond" w:cs="Times"/>
              </w:rPr>
              <w:t xml:space="preserve">atural </w:t>
            </w:r>
            <w:r>
              <w:rPr>
                <w:rFonts w:ascii="Garamond" w:eastAsia="SimSun" w:hAnsi="Garamond" w:cs="Times"/>
              </w:rPr>
              <w:t>r</w:t>
            </w:r>
            <w:r w:rsidRPr="00C54ED0">
              <w:rPr>
                <w:rFonts w:ascii="Garamond" w:eastAsia="SimSun" w:hAnsi="Garamond" w:cs="Times"/>
              </w:rPr>
              <w:t>oof</w:t>
            </w:r>
            <w:r>
              <w:rPr>
                <w:rFonts w:ascii="Garamond" w:eastAsia="SimSun" w:hAnsi="Garamond" w:cs="Times"/>
              </w:rPr>
              <w:t xml:space="preserve">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6A1E97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0.05</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C866382"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5" w:type="pct"/>
            <w:tcBorders>
              <w:top w:val="single" w:sz="8" w:space="0" w:color="FFFFFF"/>
              <w:left w:val="single" w:sz="8" w:space="0" w:color="FFFFFF"/>
              <w:bottom w:val="single" w:sz="8" w:space="0" w:color="FFFFFF"/>
              <w:right w:val="single" w:sz="8" w:space="0" w:color="FFFFFF"/>
            </w:tcBorders>
            <w:vAlign w:val="center"/>
          </w:tcPr>
          <w:p w14:paraId="6AA42D91" w14:textId="77777777" w:rsidR="00603E27" w:rsidRPr="00C54ED0" w:rsidRDefault="00603E27" w:rsidP="00603E27">
            <w:pPr>
              <w:jc w:val="center"/>
              <w:rPr>
                <w:rFonts w:ascii="Garamond" w:eastAsia="SimSun" w:hAnsi="Garamond" w:cs="Times"/>
              </w:rPr>
            </w:pPr>
            <w:r w:rsidRPr="00C54ED0">
              <w:rPr>
                <w:rFonts w:ascii="Garamond" w:hAnsi="Garamond"/>
              </w:rPr>
              <w:t>0.08</w:t>
            </w:r>
          </w:p>
        </w:tc>
      </w:tr>
      <w:tr w:rsidR="00603E27" w:rsidRPr="00C54ED0" w14:paraId="7683C70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0B979B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67F7D6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3FAD865"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Number</w:t>
            </w:r>
            <w:r>
              <w:rPr>
                <w:rFonts w:ascii="Garamond" w:eastAsia="SimSun" w:hAnsi="Garamond" w:cs="Times"/>
              </w:rPr>
              <w:t xml:space="preserve"> </w:t>
            </w:r>
            <w:r w:rsidRPr="00C54ED0">
              <w:rPr>
                <w:rFonts w:ascii="Garamond" w:eastAsia="SimSun" w:hAnsi="Garamond" w:cs="Times"/>
              </w:rPr>
              <w:t>cel</w:t>
            </w:r>
            <w:r>
              <w:rPr>
                <w:rFonts w:ascii="Garamond" w:eastAsia="SimSun" w:hAnsi="Garamond" w:cs="Times"/>
              </w:rPr>
              <w:t>l</w:t>
            </w:r>
            <w:r w:rsidRPr="00C54ED0">
              <w:rPr>
                <w:rFonts w:ascii="Garamond" w:eastAsia="SimSun" w:hAnsi="Garamond" w:cs="Times"/>
              </w:rPr>
              <w:t>phones</w:t>
            </w:r>
          </w:p>
        </w:tc>
        <w:tc>
          <w:tcPr>
            <w:tcW w:w="735" w:type="pct"/>
            <w:tcBorders>
              <w:top w:val="single" w:sz="8" w:space="0" w:color="FFFFFF"/>
              <w:left w:val="single" w:sz="8" w:space="0" w:color="FFFFFF"/>
              <w:bottom w:val="single" w:sz="8" w:space="0" w:color="FFFFFF"/>
              <w:right w:val="single" w:sz="8" w:space="0" w:color="FFFFFF"/>
            </w:tcBorders>
            <w:vAlign w:val="center"/>
          </w:tcPr>
          <w:p w14:paraId="294C7DD3" w14:textId="77777777" w:rsidR="00603E27" w:rsidRPr="00C54ED0" w:rsidRDefault="00603E27" w:rsidP="00603E27">
            <w:pPr>
              <w:jc w:val="center"/>
              <w:rPr>
                <w:rFonts w:ascii="Garamond" w:eastAsia="SimSun" w:hAnsi="Garamond" w:cs="Times"/>
              </w:rPr>
            </w:pPr>
            <w:r w:rsidRPr="00C54ED0">
              <w:rPr>
                <w:rFonts w:ascii="Garamond" w:hAnsi="Garamond"/>
              </w:rPr>
              <w:t>0.05</w:t>
            </w:r>
          </w:p>
        </w:tc>
      </w:tr>
      <w:tr w:rsidR="00603E27" w:rsidRPr="00C54ED0" w14:paraId="5EFA4CE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877BE19" w14:textId="77777777" w:rsidR="00603E27" w:rsidRPr="00C54ED0" w:rsidRDefault="00603E27" w:rsidP="00603E27">
            <w:pPr>
              <w:jc w:val="center"/>
              <w:rPr>
                <w:rFonts w:ascii="Garamond" w:eastAsia="SimSun" w:hAnsi="Garamond" w:cs="Times"/>
              </w:rPr>
            </w:pPr>
            <w:r>
              <w:rPr>
                <w:rFonts w:ascii="Garamond" w:eastAsia="SimSun" w:hAnsi="Garamond" w:cs="Times"/>
              </w:rPr>
              <w:t>M</w:t>
            </w:r>
            <w:r w:rsidRPr="00C54ED0">
              <w:rPr>
                <w:rFonts w:ascii="Garamond" w:eastAsia="SimSun" w:hAnsi="Garamond" w:cs="Times"/>
              </w:rPr>
              <w:t>onth</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4C49B79"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0.04</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58D5B5A" w14:textId="77777777" w:rsidR="00603E27" w:rsidRPr="00C54ED0" w:rsidRDefault="00603E27" w:rsidP="00603E27">
            <w:pPr>
              <w:jc w:val="center"/>
              <w:rPr>
                <w:rFonts w:ascii="Garamond" w:eastAsia="SimSun" w:hAnsi="Garamond" w:cs="Times"/>
              </w:rPr>
            </w:pPr>
            <w:r>
              <w:rPr>
                <w:rFonts w:ascii="Garamond" w:eastAsia="SimSun" w:hAnsi="Garamond" w:cs="Times"/>
              </w:rPr>
              <w:t>I</w:t>
            </w:r>
            <w:r w:rsidRPr="00C54ED0">
              <w:rPr>
                <w:rFonts w:ascii="Garamond" w:eastAsia="SimSun" w:hAnsi="Garamond" w:cs="Times"/>
              </w:rPr>
              <w:t>ron Roof</w:t>
            </w:r>
            <w:r>
              <w:rPr>
                <w:rFonts w:ascii="Garamond" w:eastAsia="SimSun" w:hAnsi="Garamond" w:cs="Times"/>
              </w:rPr>
              <w:t xml:space="preserve"> </w:t>
            </w:r>
          </w:p>
        </w:tc>
        <w:tc>
          <w:tcPr>
            <w:tcW w:w="735" w:type="pct"/>
            <w:tcBorders>
              <w:top w:val="single" w:sz="8" w:space="0" w:color="FFFFFF"/>
              <w:left w:val="single" w:sz="8" w:space="0" w:color="FFFFFF"/>
              <w:bottom w:val="single" w:sz="8" w:space="0" w:color="FFFFFF"/>
              <w:right w:val="single" w:sz="8" w:space="0" w:color="FFFFFF"/>
            </w:tcBorders>
            <w:vAlign w:val="center"/>
          </w:tcPr>
          <w:p w14:paraId="7AF68932"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34691AC1"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3644E8C"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Floor</w:t>
            </w:r>
            <w:r>
              <w:rPr>
                <w:rFonts w:ascii="Garamond" w:eastAsia="SimSun" w:hAnsi="Garamond" w:cs="Times"/>
              </w:rPr>
              <w:t xml:space="preserve"> </w:t>
            </w:r>
            <w:r w:rsidRPr="00C54ED0">
              <w:rPr>
                <w:rFonts w:ascii="Garamond" w:eastAsia="SimSun" w:hAnsi="Garamond" w:cs="Times"/>
              </w:rPr>
              <w:t>dirt</w:t>
            </w:r>
            <w:r>
              <w:rPr>
                <w:rFonts w:ascii="Garamond" w:eastAsia="SimSun" w:hAnsi="Garamond" w:cs="Times"/>
              </w:rPr>
              <w:t xml:space="preserve"> </w:t>
            </w:r>
            <w:r w:rsidRPr="00C54ED0">
              <w:rPr>
                <w:rFonts w:ascii="Garamond" w:eastAsia="SimSun" w:hAnsi="Garamond" w:cs="Times"/>
              </w:rPr>
              <w:t>sand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7A261F8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39499F9" w14:textId="77777777" w:rsidR="00603E27" w:rsidRPr="00C54ED0" w:rsidRDefault="00603E27" w:rsidP="00603E27">
            <w:pPr>
              <w:jc w:val="center"/>
              <w:rPr>
                <w:rFonts w:ascii="Garamond" w:eastAsia="SimSun" w:hAnsi="Garamond" w:cs="Times"/>
              </w:rPr>
            </w:pPr>
            <w:r>
              <w:rPr>
                <w:rFonts w:ascii="Garamond" w:eastAsia="SimSun" w:hAnsi="Garamond" w:cs="Times"/>
              </w:rPr>
              <w:t xml:space="preserve">First day of rain </w:t>
            </w:r>
          </w:p>
        </w:tc>
        <w:tc>
          <w:tcPr>
            <w:tcW w:w="735" w:type="pct"/>
            <w:tcBorders>
              <w:top w:val="single" w:sz="8" w:space="0" w:color="FFFFFF"/>
              <w:left w:val="single" w:sz="8" w:space="0" w:color="FFFFFF"/>
              <w:bottom w:val="single" w:sz="8" w:space="0" w:color="FFFFFF"/>
              <w:right w:val="single" w:sz="8" w:space="0" w:color="FFFFFF"/>
            </w:tcBorders>
            <w:vAlign w:val="center"/>
          </w:tcPr>
          <w:p w14:paraId="16E398C9"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650A74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F343FB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pop</w:t>
            </w:r>
            <w:r>
              <w:rPr>
                <w:rFonts w:ascii="Garamond" w:eastAsia="SimSun" w:hAnsi="Garamond" w:cs="Times"/>
              </w:rPr>
              <w:t>ulation ce</w:t>
            </w:r>
            <w:r w:rsidRPr="00C54ED0">
              <w:rPr>
                <w:rFonts w:ascii="Garamond" w:eastAsia="SimSun" w:hAnsi="Garamond" w:cs="Times"/>
              </w:rPr>
              <w:t>nter</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7E4FD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2CAA415"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43058874" w14:textId="77777777" w:rsidR="00603E27" w:rsidRPr="00C54ED0" w:rsidRDefault="00603E27" w:rsidP="00603E27">
            <w:pPr>
              <w:jc w:val="center"/>
              <w:rPr>
                <w:rFonts w:ascii="Garamond" w:eastAsia="SimSun" w:hAnsi="Garamond" w:cs="Times"/>
              </w:rPr>
            </w:pPr>
            <w:r w:rsidRPr="00C54ED0">
              <w:rPr>
                <w:rFonts w:ascii="Garamond" w:hAnsi="Garamond"/>
              </w:rPr>
              <w:t>0.04</w:t>
            </w:r>
          </w:p>
        </w:tc>
      </w:tr>
      <w:tr w:rsidR="00603E27" w:rsidRPr="00C54ED0" w14:paraId="4F9D9842"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F2E202B"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Pr="00C54ED0">
              <w:rPr>
                <w:rFonts w:ascii="Garamond" w:eastAsia="SimSun" w:hAnsi="Garamond" w:cs="Times"/>
              </w:rPr>
              <w:t>road</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794CF23"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2DB506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5" w:type="pct"/>
            <w:tcBorders>
              <w:top w:val="single" w:sz="8" w:space="0" w:color="FFFFFF"/>
              <w:left w:val="single" w:sz="8" w:space="0" w:color="FFFFFF"/>
              <w:bottom w:val="single" w:sz="8" w:space="0" w:color="FFFFFF"/>
              <w:right w:val="single" w:sz="8" w:space="0" w:color="FFFFFF"/>
            </w:tcBorders>
            <w:vAlign w:val="center"/>
          </w:tcPr>
          <w:p w14:paraId="22A92FD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6391A0E"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6BE7028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Percent</w:t>
            </w:r>
            <w:r>
              <w:rPr>
                <w:rFonts w:ascii="Garamond" w:eastAsia="SimSun" w:hAnsi="Garamond" w:cs="Times"/>
              </w:rPr>
              <w:t xml:space="preserve"> of </w:t>
            </w:r>
            <w:r w:rsidRPr="00C54ED0">
              <w:rPr>
                <w:rFonts w:ascii="Garamond" w:eastAsia="SimSun" w:hAnsi="Garamond" w:cs="Times"/>
              </w:rPr>
              <w:t>ag</w:t>
            </w:r>
            <w:r>
              <w:rPr>
                <w:rFonts w:ascii="Garamond" w:eastAsia="SimSun" w:hAnsi="Garamond" w:cs="Times"/>
              </w:rPr>
              <w:t xml:space="preserve">ricultural land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859CE9D"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48582C62" w14:textId="77777777" w:rsidR="00603E27" w:rsidRPr="00C54ED0" w:rsidRDefault="00603E27" w:rsidP="00603E27">
            <w:pPr>
              <w:jc w:val="center"/>
              <w:rPr>
                <w:rFonts w:ascii="Garamond" w:eastAsia="SimSun" w:hAnsi="Garamond" w:cs="Times"/>
              </w:rPr>
            </w:pPr>
            <w:r>
              <w:rPr>
                <w:rFonts w:ascii="Garamond" w:eastAsia="SimSun" w:hAnsi="Garamond" w:cs="Times"/>
              </w:rPr>
              <w:t>Nuts market thinness</w:t>
            </w:r>
          </w:p>
        </w:tc>
        <w:tc>
          <w:tcPr>
            <w:tcW w:w="735" w:type="pct"/>
            <w:tcBorders>
              <w:top w:val="single" w:sz="8" w:space="0" w:color="FFFFFF"/>
              <w:left w:val="single" w:sz="8" w:space="0" w:color="FFFFFF"/>
              <w:bottom w:val="single" w:sz="8" w:space="0" w:color="FFFFFF"/>
              <w:right w:val="single" w:sz="8" w:space="0" w:color="FFFFFF"/>
            </w:tcBorders>
            <w:vAlign w:val="center"/>
          </w:tcPr>
          <w:p w14:paraId="79AB9326"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4C2A13EA"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7A971AA"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Max</w:t>
            </w:r>
            <w:r>
              <w:rPr>
                <w:rFonts w:ascii="Garamond" w:eastAsia="SimSun" w:hAnsi="Garamond" w:cs="Times"/>
              </w:rPr>
              <w:t xml:space="preserve"> </w:t>
            </w:r>
            <w:r w:rsidRPr="00C54ED0">
              <w:rPr>
                <w:rFonts w:ascii="Garamond" w:eastAsia="SimSun" w:hAnsi="Garamond" w:cs="Times"/>
              </w:rPr>
              <w:t>days</w:t>
            </w:r>
            <w:r>
              <w:rPr>
                <w:rFonts w:ascii="Garamond" w:eastAsia="SimSun" w:hAnsi="Garamond" w:cs="Times"/>
              </w:rPr>
              <w:t xml:space="preserve"> without </w:t>
            </w:r>
            <w:r w:rsidRPr="00C54ED0">
              <w:rPr>
                <w:rFonts w:ascii="Garamond" w:eastAsia="SimSun" w:hAnsi="Garamond" w:cs="Times"/>
              </w:rPr>
              <w:t>rain</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A7A53C8"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1ED155F"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Asset</w:t>
            </w:r>
            <w:r>
              <w:rPr>
                <w:rFonts w:ascii="Garamond" w:eastAsia="SimSun" w:hAnsi="Garamond" w:cs="Times"/>
              </w:rPr>
              <w:t xml:space="preserve"> </w:t>
            </w:r>
            <w:r w:rsidRPr="00C54ED0">
              <w:rPr>
                <w:rFonts w:ascii="Garamond" w:eastAsia="SimSun" w:hAnsi="Garamond" w:cs="Times"/>
              </w:rPr>
              <w:t>index</w:t>
            </w:r>
          </w:p>
        </w:tc>
        <w:tc>
          <w:tcPr>
            <w:tcW w:w="735" w:type="pct"/>
            <w:tcBorders>
              <w:top w:val="single" w:sz="8" w:space="0" w:color="FFFFFF"/>
              <w:left w:val="single" w:sz="8" w:space="0" w:color="FFFFFF"/>
              <w:bottom w:val="single" w:sz="8" w:space="0" w:color="FFFFFF"/>
              <w:right w:val="single" w:sz="8" w:space="0" w:color="FFFFFF"/>
            </w:tcBorders>
            <w:vAlign w:val="center"/>
          </w:tcPr>
          <w:p w14:paraId="1F599EB4"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6CA61D37"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054ADE83" w14:textId="77777777" w:rsidR="00603E27" w:rsidRPr="00C54ED0" w:rsidRDefault="00603E27" w:rsidP="00603E27">
            <w:pPr>
              <w:jc w:val="center"/>
              <w:rPr>
                <w:rFonts w:ascii="Garamond" w:eastAsia="SimSun" w:hAnsi="Garamond" w:cs="Times"/>
              </w:rPr>
            </w:pPr>
            <w:r>
              <w:rPr>
                <w:rFonts w:ascii="Garamond" w:eastAsia="SimSun" w:hAnsi="Garamond" w:cs="Times"/>
              </w:rPr>
              <w:t>Bean price</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4470DA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54E36CC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Household</w:t>
            </w:r>
            <w:r>
              <w:rPr>
                <w:rFonts w:ascii="Garamond" w:eastAsia="SimSun" w:hAnsi="Garamond" w:cs="Times"/>
              </w:rPr>
              <w:t xml:space="preserve"> </w:t>
            </w:r>
            <w:r w:rsidRPr="00C54ED0">
              <w:rPr>
                <w:rFonts w:ascii="Garamond" w:eastAsia="SimSun" w:hAnsi="Garamond" w:cs="Times"/>
              </w:rPr>
              <w:t>head</w:t>
            </w:r>
            <w:r>
              <w:rPr>
                <w:rFonts w:ascii="Garamond" w:eastAsia="SimSun" w:hAnsi="Garamond" w:cs="Times"/>
              </w:rPr>
              <w:t xml:space="preserve"> </w:t>
            </w:r>
            <w:r w:rsidRPr="00C54ED0">
              <w:rPr>
                <w:rFonts w:ascii="Garamond" w:eastAsia="SimSun" w:hAnsi="Garamond" w:cs="Times"/>
              </w:rPr>
              <w:t>age</w:t>
            </w:r>
          </w:p>
        </w:tc>
        <w:tc>
          <w:tcPr>
            <w:tcW w:w="735" w:type="pct"/>
            <w:tcBorders>
              <w:top w:val="single" w:sz="8" w:space="0" w:color="FFFFFF"/>
              <w:left w:val="single" w:sz="8" w:space="0" w:color="FFFFFF"/>
              <w:bottom w:val="single" w:sz="8" w:space="0" w:color="FFFFFF"/>
              <w:right w:val="single" w:sz="8" w:space="0" w:color="FFFFFF"/>
            </w:tcBorders>
            <w:vAlign w:val="center"/>
          </w:tcPr>
          <w:p w14:paraId="33D0CF1B"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17B8F02F" w14:textId="77777777" w:rsidTr="008223F7">
        <w:trPr>
          <w:trHeight w:val="183"/>
        </w:trPr>
        <w:tc>
          <w:tcPr>
            <w:tcW w:w="1684"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3BBBC217"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ADMARC markets </w:t>
            </w:r>
          </w:p>
        </w:tc>
        <w:tc>
          <w:tcPr>
            <w:tcW w:w="738"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2D11B09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0.03</w:t>
            </w:r>
          </w:p>
        </w:tc>
        <w:tc>
          <w:tcPr>
            <w:tcW w:w="1843" w:type="pct"/>
            <w:tcBorders>
              <w:top w:val="single" w:sz="8" w:space="0" w:color="FFFFFF"/>
              <w:left w:val="single" w:sz="8" w:space="0" w:color="FFFFFF"/>
              <w:bottom w:val="single" w:sz="8" w:space="0" w:color="FFFFFF"/>
              <w:right w:val="single" w:sz="8" w:space="0" w:color="FFFFFF"/>
            </w:tcBorders>
            <w:shd w:val="clear" w:color="auto" w:fill="auto"/>
            <w:tcMar>
              <w:top w:w="15" w:type="dxa"/>
              <w:left w:w="15" w:type="dxa"/>
              <w:bottom w:w="0" w:type="dxa"/>
              <w:right w:w="15" w:type="dxa"/>
            </w:tcMar>
            <w:vAlign w:val="center"/>
            <w:hideMark/>
          </w:tcPr>
          <w:p w14:paraId="1AB16316"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Maize</w:t>
            </w:r>
            <w:r>
              <w:rPr>
                <w:rFonts w:ascii="Garamond" w:eastAsia="SimSun" w:hAnsi="Garamond" w:cs="Times"/>
              </w:rPr>
              <w:t xml:space="preserve"> </w:t>
            </w:r>
            <w:r w:rsidRPr="00C54ED0">
              <w:rPr>
                <w:rFonts w:ascii="Garamond" w:eastAsia="SimSun" w:hAnsi="Garamond" w:cs="Times"/>
              </w:rPr>
              <w:t>price</w:t>
            </w:r>
          </w:p>
        </w:tc>
        <w:tc>
          <w:tcPr>
            <w:tcW w:w="735" w:type="pct"/>
            <w:tcBorders>
              <w:top w:val="single" w:sz="8" w:space="0" w:color="FFFFFF"/>
              <w:left w:val="single" w:sz="8" w:space="0" w:color="FFFFFF"/>
              <w:bottom w:val="single" w:sz="8" w:space="0" w:color="FFFFFF"/>
              <w:right w:val="single" w:sz="8" w:space="0" w:color="FFFFFF"/>
            </w:tcBorders>
            <w:vAlign w:val="center"/>
          </w:tcPr>
          <w:p w14:paraId="2232F39F" w14:textId="77777777" w:rsidR="00603E27" w:rsidRPr="00C54ED0" w:rsidRDefault="00603E27" w:rsidP="00603E27">
            <w:pPr>
              <w:jc w:val="center"/>
              <w:rPr>
                <w:rFonts w:ascii="Garamond" w:eastAsia="SimSun" w:hAnsi="Garamond" w:cs="Times"/>
              </w:rPr>
            </w:pPr>
            <w:r w:rsidRPr="00C54ED0">
              <w:rPr>
                <w:rFonts w:ascii="Garamond" w:hAnsi="Garamond"/>
              </w:rPr>
              <w:t>0.03</w:t>
            </w:r>
          </w:p>
        </w:tc>
      </w:tr>
      <w:tr w:rsidR="00603E27" w:rsidRPr="00C54ED0" w14:paraId="52521418" w14:textId="77777777" w:rsidTr="008223F7">
        <w:trPr>
          <w:trHeight w:val="183"/>
        </w:trPr>
        <w:tc>
          <w:tcPr>
            <w:tcW w:w="1684"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2CE2F140" w14:textId="25F5236A" w:rsidR="00603E27" w:rsidRPr="00C54ED0" w:rsidRDefault="00603E27" w:rsidP="00603E27">
            <w:pPr>
              <w:jc w:val="center"/>
              <w:rPr>
                <w:rFonts w:ascii="Garamond" w:eastAsia="SimSun" w:hAnsi="Garamond" w:cs="Times"/>
              </w:rPr>
            </w:pPr>
            <w:r>
              <w:rPr>
                <w:rFonts w:ascii="Garamond" w:eastAsia="SimSun" w:hAnsi="Garamond" w:cs="Times"/>
              </w:rPr>
              <w:t xml:space="preserve">Rain in </w:t>
            </w:r>
            <w:r w:rsidR="008223F7">
              <w:rPr>
                <w:rFonts w:ascii="Garamond" w:eastAsia="SimSun" w:hAnsi="Garamond" w:cs="Times"/>
              </w:rPr>
              <w:t>f</w:t>
            </w:r>
            <w:r w:rsidRPr="00C54ED0">
              <w:rPr>
                <w:rFonts w:ascii="Garamond" w:eastAsia="SimSun" w:hAnsi="Garamond" w:cs="Times"/>
              </w:rPr>
              <w:t>lood</w:t>
            </w:r>
            <w:r>
              <w:rPr>
                <w:rFonts w:ascii="Garamond" w:eastAsia="SimSun" w:hAnsi="Garamond" w:cs="Times"/>
              </w:rPr>
              <w:t xml:space="preserve"> region</w:t>
            </w:r>
          </w:p>
        </w:tc>
        <w:tc>
          <w:tcPr>
            <w:tcW w:w="738"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194DE43E" w14:textId="77777777" w:rsidR="00603E27" w:rsidRPr="00C54ED0" w:rsidRDefault="00603E27" w:rsidP="00603E27">
            <w:pPr>
              <w:jc w:val="center"/>
              <w:rPr>
                <w:rFonts w:ascii="Garamond" w:eastAsia="SimSun" w:hAnsi="Garamond" w:cs="Times"/>
              </w:rPr>
            </w:pPr>
            <w:r w:rsidRPr="00C54ED0">
              <w:rPr>
                <w:rFonts w:ascii="Garamond" w:eastAsia="SimSun" w:hAnsi="Garamond" w:cs="Times"/>
              </w:rPr>
              <w:t>0.02</w:t>
            </w:r>
          </w:p>
        </w:tc>
        <w:tc>
          <w:tcPr>
            <w:tcW w:w="1843" w:type="pct"/>
            <w:tcBorders>
              <w:top w:val="single" w:sz="8" w:space="0" w:color="FFFFFF"/>
              <w:left w:val="single" w:sz="8" w:space="0" w:color="FFFFFF"/>
              <w:bottom w:val="single" w:sz="4" w:space="0" w:color="auto"/>
              <w:right w:val="single" w:sz="8" w:space="0" w:color="FFFFFF"/>
            </w:tcBorders>
            <w:shd w:val="clear" w:color="auto" w:fill="auto"/>
            <w:tcMar>
              <w:top w:w="15" w:type="dxa"/>
              <w:left w:w="15" w:type="dxa"/>
              <w:bottom w:w="0" w:type="dxa"/>
              <w:right w:w="15" w:type="dxa"/>
            </w:tcMar>
            <w:vAlign w:val="center"/>
            <w:hideMark/>
          </w:tcPr>
          <w:p w14:paraId="5C39D6A5" w14:textId="3B074473" w:rsidR="00603E27" w:rsidRPr="00C54ED0" w:rsidRDefault="00603E27" w:rsidP="00603E27">
            <w:pPr>
              <w:jc w:val="center"/>
              <w:rPr>
                <w:rFonts w:ascii="Garamond" w:eastAsia="SimSun" w:hAnsi="Garamond" w:cs="Times"/>
              </w:rPr>
            </w:pPr>
            <w:r w:rsidRPr="00C54ED0">
              <w:rPr>
                <w:rFonts w:ascii="Garamond" w:eastAsia="SimSun" w:hAnsi="Garamond" w:cs="Times"/>
              </w:rPr>
              <w:t>Dist</w:t>
            </w:r>
            <w:r>
              <w:rPr>
                <w:rFonts w:ascii="Garamond" w:eastAsia="SimSun" w:hAnsi="Garamond" w:cs="Times"/>
              </w:rPr>
              <w:t xml:space="preserve">ance to </w:t>
            </w:r>
            <w:r w:rsidR="00E97B33">
              <w:rPr>
                <w:rFonts w:ascii="Garamond" w:eastAsia="SimSun" w:hAnsi="Garamond" w:cs="Times"/>
              </w:rPr>
              <w:t xml:space="preserve">the </w:t>
            </w:r>
            <w:r>
              <w:rPr>
                <w:rFonts w:ascii="Garamond" w:eastAsia="SimSun" w:hAnsi="Garamond" w:cs="Times"/>
              </w:rPr>
              <w:t xml:space="preserve">nearest </w:t>
            </w:r>
            <w:r w:rsidRPr="00C54ED0">
              <w:rPr>
                <w:rFonts w:ascii="Garamond" w:eastAsia="SimSun" w:hAnsi="Garamond" w:cs="Times"/>
              </w:rPr>
              <w:t>road</w:t>
            </w:r>
          </w:p>
        </w:tc>
        <w:tc>
          <w:tcPr>
            <w:tcW w:w="735" w:type="pct"/>
            <w:tcBorders>
              <w:top w:val="single" w:sz="8" w:space="0" w:color="FFFFFF"/>
              <w:left w:val="single" w:sz="8" w:space="0" w:color="FFFFFF"/>
              <w:bottom w:val="single" w:sz="4" w:space="0" w:color="auto"/>
              <w:right w:val="single" w:sz="8" w:space="0" w:color="FFFFFF"/>
            </w:tcBorders>
            <w:vAlign w:val="center"/>
          </w:tcPr>
          <w:p w14:paraId="31EC53A8" w14:textId="77777777" w:rsidR="00603E27" w:rsidRPr="00C54ED0" w:rsidRDefault="00603E27" w:rsidP="00603E27">
            <w:pPr>
              <w:jc w:val="center"/>
              <w:rPr>
                <w:rFonts w:ascii="Garamond" w:eastAsia="SimSun" w:hAnsi="Garamond" w:cs="Times"/>
              </w:rPr>
            </w:pPr>
            <w:r w:rsidRPr="00C54ED0">
              <w:rPr>
                <w:rFonts w:ascii="Garamond" w:hAnsi="Garamond"/>
              </w:rPr>
              <w:t>0.03</w:t>
            </w:r>
          </w:p>
        </w:tc>
      </w:tr>
    </w:tbl>
    <w:p w14:paraId="5CEABA53" w14:textId="0CDB6694" w:rsidR="0027778B" w:rsidRDefault="0027778B" w:rsidP="00752093">
      <w:pPr>
        <w:rPr>
          <w:rFonts w:ascii="Garamond" w:eastAsia="SimSun" w:hAnsi="Garamond" w:cs="Times"/>
          <w:b/>
          <w:bCs/>
          <w:noProof/>
          <w:color w:val="333333"/>
        </w:rPr>
      </w:pPr>
      <w:r>
        <w:rPr>
          <w:rFonts w:ascii="Garamond" w:eastAsia="SimSun" w:hAnsi="Garamond" w:cs="Times"/>
          <w:b/>
          <w:bCs/>
          <w:noProof/>
          <w:color w:val="333333"/>
        </w:rPr>
        <w:t xml:space="preserve"> </w:t>
      </w:r>
    </w:p>
    <w:p w14:paraId="57FAE859" w14:textId="4FB07B18" w:rsidR="0027778B" w:rsidRDefault="0027778B" w:rsidP="00752093">
      <w:pPr>
        <w:rPr>
          <w:rFonts w:ascii="Garamond" w:eastAsia="SimSun" w:hAnsi="Garamond" w:cs="Times"/>
          <w:b/>
          <w:bCs/>
          <w:noProof/>
          <w:color w:val="333333"/>
        </w:rPr>
      </w:pPr>
    </w:p>
    <w:p w14:paraId="406F1C9D" w14:textId="01A98529" w:rsidR="0027778B" w:rsidRDefault="0027778B" w:rsidP="00752093">
      <w:pPr>
        <w:rPr>
          <w:rFonts w:ascii="Garamond" w:eastAsia="SimSun" w:hAnsi="Garamond" w:cs="Times"/>
          <w:b/>
          <w:bCs/>
          <w:noProof/>
          <w:color w:val="333333"/>
        </w:rPr>
      </w:pPr>
    </w:p>
    <w:p w14:paraId="5F662C5E" w14:textId="77777777" w:rsidR="0027778B" w:rsidRDefault="0027778B" w:rsidP="00752093">
      <w:pPr>
        <w:rPr>
          <w:rFonts w:ascii="Garamond" w:eastAsia="SimSun" w:hAnsi="Garamond" w:cs="Times"/>
          <w:b/>
          <w:bCs/>
          <w:noProof/>
          <w:color w:val="333333"/>
        </w:rPr>
      </w:pPr>
    </w:p>
    <w:p w14:paraId="3D46095F" w14:textId="77777777" w:rsidR="0027778B" w:rsidRDefault="0027778B">
      <w:pPr>
        <w:rPr>
          <w:rFonts w:ascii="Garamond" w:eastAsia="SimSun" w:hAnsi="Garamond" w:cs="Times"/>
          <w:b/>
          <w:bCs/>
          <w:noProof/>
          <w:color w:val="333333"/>
        </w:rPr>
      </w:pPr>
      <w:r>
        <w:rPr>
          <w:rFonts w:ascii="Garamond" w:eastAsia="SimSun" w:hAnsi="Garamond" w:cs="Times"/>
          <w:b/>
          <w:bCs/>
          <w:noProof/>
          <w:color w:val="333333"/>
        </w:rPr>
        <w:br w:type="page"/>
      </w:r>
    </w:p>
    <w:p w14:paraId="06453D75" w14:textId="3580E4DB" w:rsidR="00474299" w:rsidRDefault="00752093" w:rsidP="00752093">
      <w:pPr>
        <w:rPr>
          <w:rFonts w:ascii="Garamond" w:eastAsia="SimSun" w:hAnsi="Garamond" w:cs="Times"/>
          <w:b/>
          <w:bCs/>
          <w:color w:val="333333"/>
        </w:rPr>
      </w:pPr>
      <w:r>
        <w:rPr>
          <w:rFonts w:ascii="Garamond" w:eastAsia="SimSun" w:hAnsi="Garamond" w:cs="Times"/>
          <w:b/>
          <w:bCs/>
          <w:color w:val="333333"/>
        </w:rPr>
        <w:lastRenderedPageBreak/>
        <w:t xml:space="preserve">Appendix: </w:t>
      </w:r>
    </w:p>
    <w:p w14:paraId="2CD8882A" w14:textId="77777777" w:rsidR="00474299" w:rsidRDefault="00474299" w:rsidP="00752093">
      <w:pPr>
        <w:rPr>
          <w:rFonts w:ascii="Garamond" w:eastAsia="SimSun" w:hAnsi="Garamond" w:cs="Times"/>
          <w:b/>
          <w:bCs/>
          <w:color w:val="333333"/>
        </w:rPr>
      </w:pPr>
    </w:p>
    <w:p w14:paraId="481E9570" w14:textId="7BADFE54" w:rsidR="00740AE1" w:rsidRDefault="00740AE1" w:rsidP="00740AE1">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w:t>
      </w:r>
      <w:r w:rsidR="006D026B">
        <w:rPr>
          <w:rFonts w:ascii="Garamond" w:eastAsia="SimSun" w:hAnsi="Garamond" w:cs="Times" w:hint="eastAsia"/>
          <w:b/>
          <w:bCs/>
          <w:color w:val="333333"/>
        </w:rPr>
        <w:t>1</w:t>
      </w:r>
      <w:r w:rsidRPr="00DD4E90">
        <w:rPr>
          <w:rFonts w:ascii="Garamond" w:eastAsia="SimSun" w:hAnsi="Garamond" w:cs="Times"/>
          <w:b/>
          <w:bCs/>
          <w:color w:val="333333"/>
        </w:rPr>
        <w:t xml:space="preserve">: </w:t>
      </w:r>
      <w:r>
        <w:rPr>
          <w:rFonts w:ascii="Garamond" w:eastAsia="SimSun" w:hAnsi="Garamond" w:cs="Times"/>
          <w:b/>
          <w:bCs/>
          <w:color w:val="333333"/>
        </w:rPr>
        <w:t xml:space="preserve"> </w:t>
      </w:r>
      <w:r w:rsidR="007D5049">
        <w:rPr>
          <w:rFonts w:ascii="Garamond" w:eastAsia="SimSun" w:hAnsi="Garamond" w:cs="Times"/>
          <w:b/>
          <w:bCs/>
          <w:color w:val="333333"/>
        </w:rPr>
        <w:t>Food security c</w:t>
      </w:r>
      <w:r w:rsidR="000D69F4">
        <w:rPr>
          <w:rFonts w:ascii="Garamond" w:eastAsia="SimSun" w:hAnsi="Garamond" w:cs="Times"/>
          <w:b/>
          <w:bCs/>
          <w:color w:val="333333"/>
        </w:rPr>
        <w:t>ategor</w:t>
      </w:r>
      <w:r w:rsidR="007D5049">
        <w:rPr>
          <w:rFonts w:ascii="Garamond" w:eastAsia="SimSun" w:hAnsi="Garamond" w:cs="Times"/>
          <w:b/>
          <w:bCs/>
          <w:color w:val="333333"/>
        </w:rPr>
        <w:t>ies</w:t>
      </w:r>
      <w:r w:rsidR="000D69F4">
        <w:rPr>
          <w:rFonts w:ascii="Garamond" w:eastAsia="SimSun" w:hAnsi="Garamond" w:cs="Times"/>
          <w:b/>
          <w:bCs/>
          <w:color w:val="333333"/>
        </w:rPr>
        <w:t xml:space="preserve"> </w:t>
      </w:r>
      <w:r w:rsidR="007D5049">
        <w:rPr>
          <w:rFonts w:ascii="Garamond" w:eastAsia="SimSun" w:hAnsi="Garamond" w:cs="Times"/>
          <w:b/>
          <w:bCs/>
          <w:color w:val="333333"/>
        </w:rPr>
        <w:t xml:space="preserve">of cluster </w:t>
      </w:r>
      <w:r w:rsidR="000D69F4">
        <w:rPr>
          <w:rFonts w:ascii="Garamond" w:eastAsia="SimSun" w:hAnsi="Garamond" w:cs="Times"/>
          <w:b/>
          <w:bCs/>
          <w:color w:val="333333"/>
        </w:rPr>
        <w:t>mean</w:t>
      </w:r>
      <w:r w:rsidR="007D5049">
        <w:rPr>
          <w:rFonts w:ascii="Garamond" w:eastAsia="SimSun" w:hAnsi="Garamond" w:cs="Times"/>
          <w:b/>
          <w:bCs/>
          <w:color w:val="333333"/>
        </w:rPr>
        <w:t xml:space="preserve">s VS percent of households in low or mid category </w:t>
      </w:r>
      <w:r w:rsidR="000D69F4">
        <w:rPr>
          <w:rFonts w:ascii="Garamond" w:eastAsia="SimSun" w:hAnsi="Garamond" w:cs="Times"/>
          <w:b/>
          <w:bCs/>
          <w:color w:val="333333"/>
        </w:rPr>
        <w:t xml:space="preserve"> </w:t>
      </w:r>
    </w:p>
    <w:p w14:paraId="188F3E78" w14:textId="77777777" w:rsidR="005B2A5B" w:rsidRDefault="005B2A5B">
      <w:pPr>
        <w:rPr>
          <w:rFonts w:ascii="Garamond" w:eastAsia="SimSun" w:hAnsi="Garamond" w:cs="Times"/>
          <w:b/>
          <w:bCs/>
          <w:color w:val="333333"/>
        </w:rPr>
      </w:pPr>
    </w:p>
    <w:tbl>
      <w:tblPr>
        <w:tblW w:w="5120" w:type="dxa"/>
        <w:jc w:val="center"/>
        <w:tblLook w:val="04A0" w:firstRow="1" w:lastRow="0" w:firstColumn="1" w:lastColumn="0" w:noHBand="0" w:noVBand="1"/>
      </w:tblPr>
      <w:tblGrid>
        <w:gridCol w:w="1706"/>
        <w:gridCol w:w="1707"/>
        <w:gridCol w:w="1707"/>
      </w:tblGrid>
      <w:tr w:rsidR="005B2A5B" w:rsidRPr="005B2A5B" w14:paraId="067A3DC4" w14:textId="77777777" w:rsidTr="00F04F55">
        <w:trPr>
          <w:trHeight w:val="1215"/>
          <w:jc w:val="center"/>
        </w:trPr>
        <w:tc>
          <w:tcPr>
            <w:tcW w:w="170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6AC3044" w14:textId="51B9FC90" w:rsidR="005B2A5B" w:rsidRPr="005B2A5B" w:rsidRDefault="00740AE1" w:rsidP="005B2A5B">
            <w:pPr>
              <w:jc w:val="center"/>
              <w:rPr>
                <w:rFonts w:ascii="Calibri" w:hAnsi="Calibri" w:cs="Calibri"/>
                <w:b/>
                <w:color w:val="000000"/>
                <w:sz w:val="22"/>
                <w:szCs w:val="22"/>
              </w:rPr>
            </w:pPr>
            <w:bookmarkStart w:id="147" w:name="_Hlk26794838"/>
            <w:r w:rsidRPr="006D026B">
              <w:rPr>
                <w:rFonts w:ascii="Garamond" w:eastAsia="SimSun" w:hAnsi="Garamond" w:cs="Times"/>
                <w:b/>
                <w:bCs/>
                <w:color w:val="333333"/>
              </w:rPr>
              <w:br w:type="page"/>
            </w:r>
            <w:r w:rsidR="005B2A5B" w:rsidRPr="005B2A5B">
              <w:rPr>
                <w:rFonts w:ascii="Calibri" w:hAnsi="Calibri" w:cs="Calibri"/>
                <w:b/>
                <w:color w:val="000000"/>
                <w:sz w:val="22"/>
                <w:szCs w:val="22"/>
              </w:rPr>
              <w:t>Category of cluster mean</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06C47E24" w14:textId="77777777"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of HH in medium or low category</w:t>
            </w:r>
          </w:p>
        </w:tc>
        <w:tc>
          <w:tcPr>
            <w:tcW w:w="1707" w:type="dxa"/>
            <w:tcBorders>
              <w:top w:val="single" w:sz="8" w:space="0" w:color="auto"/>
              <w:left w:val="nil"/>
              <w:bottom w:val="single" w:sz="8" w:space="0" w:color="auto"/>
              <w:right w:val="single" w:sz="8" w:space="0" w:color="auto"/>
            </w:tcBorders>
            <w:shd w:val="clear" w:color="auto" w:fill="auto"/>
            <w:vAlign w:val="center"/>
            <w:hideMark/>
          </w:tcPr>
          <w:p w14:paraId="3B27F1F6" w14:textId="2E0141BA" w:rsidR="005B2A5B" w:rsidRPr="005B2A5B" w:rsidRDefault="005B2A5B" w:rsidP="005B2A5B">
            <w:pPr>
              <w:jc w:val="center"/>
              <w:rPr>
                <w:rFonts w:ascii="Calibri" w:hAnsi="Calibri" w:cs="Calibri"/>
                <w:b/>
                <w:color w:val="000000"/>
                <w:sz w:val="22"/>
                <w:szCs w:val="22"/>
              </w:rPr>
            </w:pPr>
            <w:r w:rsidRPr="005B2A5B">
              <w:rPr>
                <w:rFonts w:ascii="Calibri" w:hAnsi="Calibri" w:cs="Calibri"/>
                <w:b/>
                <w:color w:val="000000"/>
                <w:sz w:val="22"/>
                <w:szCs w:val="22"/>
              </w:rPr>
              <w:t xml:space="preserve">% </w:t>
            </w:r>
            <w:r w:rsidR="00D64B48" w:rsidRPr="005B2A5B">
              <w:rPr>
                <w:rFonts w:ascii="Calibri" w:hAnsi="Calibri" w:cs="Calibri"/>
                <w:b/>
                <w:color w:val="000000"/>
                <w:sz w:val="22"/>
                <w:szCs w:val="22"/>
              </w:rPr>
              <w:t>of HH in low category</w:t>
            </w:r>
          </w:p>
        </w:tc>
      </w:tr>
      <w:tr w:rsidR="005B2A5B" w:rsidRPr="005B2A5B" w14:paraId="1112A8E5"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AA042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Malawi-FCS</w:t>
            </w:r>
          </w:p>
        </w:tc>
      </w:tr>
      <w:tr w:rsidR="005B2A5B" w:rsidRPr="005B2A5B" w14:paraId="77BF342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3E6073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AAEF73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0.43</w:t>
            </w:r>
          </w:p>
        </w:tc>
        <w:tc>
          <w:tcPr>
            <w:tcW w:w="1707" w:type="dxa"/>
            <w:tcBorders>
              <w:top w:val="nil"/>
              <w:left w:val="nil"/>
              <w:bottom w:val="single" w:sz="8" w:space="0" w:color="auto"/>
              <w:right w:val="single" w:sz="8" w:space="0" w:color="auto"/>
            </w:tcBorders>
            <w:shd w:val="clear" w:color="auto" w:fill="auto"/>
            <w:vAlign w:val="center"/>
            <w:hideMark/>
          </w:tcPr>
          <w:p w14:paraId="254F8C1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0.11</w:t>
            </w:r>
          </w:p>
        </w:tc>
      </w:tr>
      <w:tr w:rsidR="005B2A5B" w:rsidRPr="005B2A5B" w14:paraId="274F60B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D40095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1CB42F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4787297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4627FC3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3D870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7271BC6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0.91</w:t>
            </w:r>
          </w:p>
        </w:tc>
        <w:tc>
          <w:tcPr>
            <w:tcW w:w="1707" w:type="dxa"/>
            <w:tcBorders>
              <w:top w:val="nil"/>
              <w:left w:val="nil"/>
              <w:bottom w:val="single" w:sz="8" w:space="0" w:color="auto"/>
              <w:right w:val="single" w:sz="8" w:space="0" w:color="auto"/>
            </w:tcBorders>
            <w:shd w:val="clear" w:color="auto" w:fill="auto"/>
            <w:vAlign w:val="center"/>
            <w:hideMark/>
          </w:tcPr>
          <w:p w14:paraId="1055C9B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0.65</w:t>
            </w:r>
          </w:p>
        </w:tc>
      </w:tr>
      <w:tr w:rsidR="005B2A5B" w:rsidRPr="005B2A5B" w14:paraId="14CC6DB8"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02E30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Malawi-</w:t>
            </w:r>
            <w:proofErr w:type="spellStart"/>
            <w:r w:rsidRPr="005B2A5B">
              <w:rPr>
                <w:rFonts w:ascii="Calibri" w:hAnsi="Calibri" w:cs="Calibri"/>
                <w:color w:val="000000"/>
                <w:sz w:val="22"/>
                <w:szCs w:val="22"/>
              </w:rPr>
              <w:t>rCSI</w:t>
            </w:r>
            <w:proofErr w:type="spellEnd"/>
          </w:p>
        </w:tc>
      </w:tr>
      <w:tr w:rsidR="005B2A5B" w:rsidRPr="005B2A5B" w14:paraId="06F66BA7"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99EE1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094F64F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c>
          <w:tcPr>
            <w:tcW w:w="1707" w:type="dxa"/>
            <w:tcBorders>
              <w:top w:val="nil"/>
              <w:left w:val="nil"/>
              <w:bottom w:val="single" w:sz="8" w:space="0" w:color="auto"/>
              <w:right w:val="single" w:sz="8" w:space="0" w:color="auto"/>
            </w:tcBorders>
            <w:shd w:val="clear" w:color="auto" w:fill="auto"/>
            <w:vAlign w:val="center"/>
            <w:hideMark/>
          </w:tcPr>
          <w:p w14:paraId="45E1EA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0.07</w:t>
            </w:r>
          </w:p>
        </w:tc>
      </w:tr>
      <w:tr w:rsidR="005B2A5B" w:rsidRPr="005B2A5B" w14:paraId="40A12A3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368C968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4A7756A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0.42</w:t>
            </w:r>
          </w:p>
        </w:tc>
        <w:tc>
          <w:tcPr>
            <w:tcW w:w="1707" w:type="dxa"/>
            <w:tcBorders>
              <w:top w:val="nil"/>
              <w:left w:val="nil"/>
              <w:bottom w:val="single" w:sz="8" w:space="0" w:color="auto"/>
              <w:right w:val="single" w:sz="8" w:space="0" w:color="auto"/>
            </w:tcBorders>
            <w:shd w:val="clear" w:color="auto" w:fill="auto"/>
            <w:vAlign w:val="center"/>
            <w:hideMark/>
          </w:tcPr>
          <w:p w14:paraId="5F43A1C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73169B22"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DDC6F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427C28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0.72</w:t>
            </w:r>
          </w:p>
        </w:tc>
        <w:tc>
          <w:tcPr>
            <w:tcW w:w="1707" w:type="dxa"/>
            <w:tcBorders>
              <w:top w:val="nil"/>
              <w:left w:val="nil"/>
              <w:bottom w:val="single" w:sz="8" w:space="0" w:color="auto"/>
              <w:right w:val="single" w:sz="8" w:space="0" w:color="auto"/>
            </w:tcBorders>
            <w:shd w:val="clear" w:color="auto" w:fill="auto"/>
            <w:vAlign w:val="center"/>
            <w:hideMark/>
          </w:tcPr>
          <w:p w14:paraId="745EC77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0.35</w:t>
            </w:r>
          </w:p>
        </w:tc>
      </w:tr>
      <w:tr w:rsidR="005B2A5B" w:rsidRPr="005B2A5B" w14:paraId="506E1B9C"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4A5A1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Tanzania-FCS</w:t>
            </w:r>
          </w:p>
        </w:tc>
      </w:tr>
      <w:tr w:rsidR="005B2A5B" w:rsidRPr="005B2A5B" w14:paraId="3687E7A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2B261CE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703036C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0.40</w:t>
            </w:r>
          </w:p>
        </w:tc>
        <w:tc>
          <w:tcPr>
            <w:tcW w:w="1707" w:type="dxa"/>
            <w:tcBorders>
              <w:top w:val="nil"/>
              <w:left w:val="nil"/>
              <w:bottom w:val="single" w:sz="8" w:space="0" w:color="auto"/>
              <w:right w:val="single" w:sz="8" w:space="0" w:color="auto"/>
            </w:tcBorders>
            <w:shd w:val="clear" w:color="auto" w:fill="auto"/>
            <w:vAlign w:val="center"/>
            <w:hideMark/>
          </w:tcPr>
          <w:p w14:paraId="04B1DD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0.13</w:t>
            </w:r>
          </w:p>
        </w:tc>
      </w:tr>
      <w:tr w:rsidR="005B2A5B" w:rsidRPr="005B2A5B" w14:paraId="4E5A553C"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6CFAC3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380EA80D"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0.59</w:t>
            </w:r>
          </w:p>
        </w:tc>
        <w:tc>
          <w:tcPr>
            <w:tcW w:w="1707" w:type="dxa"/>
            <w:tcBorders>
              <w:top w:val="nil"/>
              <w:left w:val="nil"/>
              <w:bottom w:val="single" w:sz="8" w:space="0" w:color="auto"/>
              <w:right w:val="single" w:sz="8" w:space="0" w:color="auto"/>
            </w:tcBorders>
            <w:shd w:val="clear" w:color="auto" w:fill="auto"/>
            <w:vAlign w:val="center"/>
            <w:hideMark/>
          </w:tcPr>
          <w:p w14:paraId="2551CE0B"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0.22</w:t>
            </w:r>
          </w:p>
        </w:tc>
      </w:tr>
      <w:tr w:rsidR="005B2A5B" w:rsidRPr="005B2A5B" w14:paraId="7159A153"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A84C57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5297A0C5"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1DFF973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0.37</w:t>
            </w:r>
          </w:p>
        </w:tc>
      </w:tr>
      <w:tr w:rsidR="005B2A5B" w:rsidRPr="005B2A5B" w14:paraId="03379931"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68EE6C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Tanzania-</w:t>
            </w:r>
            <w:proofErr w:type="spellStart"/>
            <w:r w:rsidRPr="005B2A5B">
              <w:rPr>
                <w:rFonts w:ascii="Calibri" w:hAnsi="Calibri" w:cs="Calibri"/>
                <w:color w:val="000000"/>
                <w:sz w:val="22"/>
                <w:szCs w:val="22"/>
              </w:rPr>
              <w:t>rCSI</w:t>
            </w:r>
            <w:proofErr w:type="spellEnd"/>
          </w:p>
        </w:tc>
      </w:tr>
      <w:tr w:rsidR="005B2A5B" w:rsidRPr="005B2A5B" w14:paraId="4BC27A2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6FC91D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2272CE6E"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c>
          <w:tcPr>
            <w:tcW w:w="1707" w:type="dxa"/>
            <w:tcBorders>
              <w:top w:val="nil"/>
              <w:left w:val="nil"/>
              <w:bottom w:val="single" w:sz="8" w:space="0" w:color="auto"/>
              <w:right w:val="single" w:sz="8" w:space="0" w:color="auto"/>
            </w:tcBorders>
            <w:shd w:val="clear" w:color="auto" w:fill="auto"/>
            <w:vAlign w:val="center"/>
            <w:hideMark/>
          </w:tcPr>
          <w:p w14:paraId="296611B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0.10</w:t>
            </w:r>
          </w:p>
        </w:tc>
      </w:tr>
      <w:tr w:rsidR="005B2A5B" w:rsidRPr="005B2A5B" w14:paraId="2114380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ED5E6A0"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6EFD7B3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0.38</w:t>
            </w:r>
          </w:p>
        </w:tc>
        <w:tc>
          <w:tcPr>
            <w:tcW w:w="1707" w:type="dxa"/>
            <w:tcBorders>
              <w:top w:val="nil"/>
              <w:left w:val="nil"/>
              <w:bottom w:val="single" w:sz="8" w:space="0" w:color="auto"/>
              <w:right w:val="single" w:sz="8" w:space="0" w:color="auto"/>
            </w:tcBorders>
            <w:shd w:val="clear" w:color="auto" w:fill="auto"/>
            <w:vAlign w:val="center"/>
            <w:hideMark/>
          </w:tcPr>
          <w:p w14:paraId="0D6CC6D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0.16</w:t>
            </w:r>
          </w:p>
        </w:tc>
      </w:tr>
      <w:tr w:rsidR="005B2A5B" w:rsidRPr="005B2A5B" w14:paraId="286F14CA"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FB691A1"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39FD979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0.48</w:t>
            </w:r>
          </w:p>
        </w:tc>
        <w:tc>
          <w:tcPr>
            <w:tcW w:w="1707" w:type="dxa"/>
            <w:tcBorders>
              <w:top w:val="nil"/>
              <w:left w:val="nil"/>
              <w:bottom w:val="single" w:sz="8" w:space="0" w:color="auto"/>
              <w:right w:val="single" w:sz="8" w:space="0" w:color="auto"/>
            </w:tcBorders>
            <w:shd w:val="clear" w:color="auto" w:fill="auto"/>
            <w:vAlign w:val="center"/>
            <w:hideMark/>
          </w:tcPr>
          <w:p w14:paraId="50AD6E58"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0.25</w:t>
            </w:r>
          </w:p>
        </w:tc>
      </w:tr>
      <w:tr w:rsidR="005B2A5B" w:rsidRPr="005B2A5B" w14:paraId="0B4C0ACA" w14:textId="77777777" w:rsidTr="00F04F55">
        <w:trPr>
          <w:trHeight w:val="315"/>
          <w:jc w:val="center"/>
        </w:trPr>
        <w:tc>
          <w:tcPr>
            <w:tcW w:w="5120"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7D55A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Uganda-FCS</w:t>
            </w:r>
          </w:p>
        </w:tc>
      </w:tr>
      <w:tr w:rsidR="005B2A5B" w:rsidRPr="005B2A5B" w14:paraId="47C23E94"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7F46AB6A"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High</w:t>
            </w:r>
          </w:p>
        </w:tc>
        <w:tc>
          <w:tcPr>
            <w:tcW w:w="1707" w:type="dxa"/>
            <w:tcBorders>
              <w:top w:val="nil"/>
              <w:left w:val="nil"/>
              <w:bottom w:val="single" w:sz="8" w:space="0" w:color="auto"/>
              <w:right w:val="single" w:sz="8" w:space="0" w:color="auto"/>
            </w:tcBorders>
            <w:shd w:val="clear" w:color="auto" w:fill="auto"/>
            <w:vAlign w:val="center"/>
            <w:hideMark/>
          </w:tcPr>
          <w:p w14:paraId="552AFF03"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0.47</w:t>
            </w:r>
          </w:p>
        </w:tc>
        <w:tc>
          <w:tcPr>
            <w:tcW w:w="1707" w:type="dxa"/>
            <w:tcBorders>
              <w:top w:val="nil"/>
              <w:left w:val="nil"/>
              <w:bottom w:val="single" w:sz="8" w:space="0" w:color="auto"/>
              <w:right w:val="single" w:sz="8" w:space="0" w:color="auto"/>
            </w:tcBorders>
            <w:shd w:val="clear" w:color="auto" w:fill="auto"/>
            <w:vAlign w:val="center"/>
            <w:hideMark/>
          </w:tcPr>
          <w:p w14:paraId="6D85F98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0.19</w:t>
            </w:r>
          </w:p>
        </w:tc>
      </w:tr>
      <w:tr w:rsidR="005B2A5B" w:rsidRPr="005B2A5B" w14:paraId="5A0C07C6"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01E796E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Medium</w:t>
            </w:r>
          </w:p>
        </w:tc>
        <w:tc>
          <w:tcPr>
            <w:tcW w:w="1707" w:type="dxa"/>
            <w:tcBorders>
              <w:top w:val="nil"/>
              <w:left w:val="nil"/>
              <w:bottom w:val="single" w:sz="8" w:space="0" w:color="auto"/>
              <w:right w:val="single" w:sz="8" w:space="0" w:color="auto"/>
            </w:tcBorders>
            <w:shd w:val="clear" w:color="auto" w:fill="auto"/>
            <w:vAlign w:val="center"/>
            <w:hideMark/>
          </w:tcPr>
          <w:p w14:paraId="2C94B4F2"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0.68</w:t>
            </w:r>
          </w:p>
        </w:tc>
        <w:tc>
          <w:tcPr>
            <w:tcW w:w="1707" w:type="dxa"/>
            <w:tcBorders>
              <w:top w:val="nil"/>
              <w:left w:val="nil"/>
              <w:bottom w:val="single" w:sz="8" w:space="0" w:color="auto"/>
              <w:right w:val="single" w:sz="8" w:space="0" w:color="auto"/>
            </w:tcBorders>
            <w:shd w:val="clear" w:color="auto" w:fill="auto"/>
            <w:vAlign w:val="center"/>
            <w:hideMark/>
          </w:tcPr>
          <w:p w14:paraId="5FEE7504"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0.26</w:t>
            </w:r>
          </w:p>
        </w:tc>
      </w:tr>
      <w:tr w:rsidR="005B2A5B" w:rsidRPr="005B2A5B" w14:paraId="659BA8DD" w14:textId="77777777" w:rsidTr="00F04F55">
        <w:trPr>
          <w:trHeight w:val="315"/>
          <w:jc w:val="center"/>
        </w:trPr>
        <w:tc>
          <w:tcPr>
            <w:tcW w:w="1706" w:type="dxa"/>
            <w:tcBorders>
              <w:top w:val="nil"/>
              <w:left w:val="single" w:sz="8" w:space="0" w:color="auto"/>
              <w:bottom w:val="single" w:sz="8" w:space="0" w:color="auto"/>
              <w:right w:val="single" w:sz="8" w:space="0" w:color="auto"/>
            </w:tcBorders>
            <w:shd w:val="clear" w:color="auto" w:fill="auto"/>
            <w:vAlign w:val="center"/>
            <w:hideMark/>
          </w:tcPr>
          <w:p w14:paraId="1A93114C"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Low</w:t>
            </w:r>
          </w:p>
        </w:tc>
        <w:tc>
          <w:tcPr>
            <w:tcW w:w="1707" w:type="dxa"/>
            <w:tcBorders>
              <w:top w:val="nil"/>
              <w:left w:val="nil"/>
              <w:bottom w:val="single" w:sz="8" w:space="0" w:color="auto"/>
              <w:right w:val="single" w:sz="8" w:space="0" w:color="auto"/>
            </w:tcBorders>
            <w:shd w:val="clear" w:color="auto" w:fill="auto"/>
            <w:vAlign w:val="center"/>
            <w:hideMark/>
          </w:tcPr>
          <w:p w14:paraId="170B4656"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0.76</w:t>
            </w:r>
          </w:p>
        </w:tc>
        <w:tc>
          <w:tcPr>
            <w:tcW w:w="1707" w:type="dxa"/>
            <w:tcBorders>
              <w:top w:val="nil"/>
              <w:left w:val="nil"/>
              <w:bottom w:val="single" w:sz="8" w:space="0" w:color="auto"/>
              <w:right w:val="single" w:sz="8" w:space="0" w:color="auto"/>
            </w:tcBorders>
            <w:shd w:val="clear" w:color="auto" w:fill="auto"/>
            <w:vAlign w:val="center"/>
            <w:hideMark/>
          </w:tcPr>
          <w:p w14:paraId="26960DC9" w14:textId="77777777" w:rsidR="005B2A5B" w:rsidRPr="005B2A5B" w:rsidRDefault="005B2A5B" w:rsidP="005B2A5B">
            <w:pPr>
              <w:jc w:val="center"/>
              <w:rPr>
                <w:rFonts w:ascii="Calibri" w:hAnsi="Calibri" w:cs="Calibri"/>
                <w:color w:val="000000"/>
                <w:sz w:val="22"/>
                <w:szCs w:val="22"/>
              </w:rPr>
            </w:pPr>
            <w:r w:rsidRPr="005B2A5B">
              <w:rPr>
                <w:rFonts w:ascii="Calibri" w:hAnsi="Calibri" w:cs="Calibri"/>
                <w:color w:val="000000"/>
                <w:sz w:val="22"/>
                <w:szCs w:val="22"/>
              </w:rPr>
              <w:t>0.51</w:t>
            </w:r>
          </w:p>
        </w:tc>
      </w:tr>
      <w:bookmarkEnd w:id="147"/>
    </w:tbl>
    <w:p w14:paraId="104628D0" w14:textId="265DE111" w:rsidR="00740AE1" w:rsidRDefault="00740AE1">
      <w:pPr>
        <w:rPr>
          <w:rFonts w:ascii="Garamond" w:eastAsia="SimSun" w:hAnsi="Garamond" w:cs="Times"/>
          <w:b/>
          <w:bCs/>
          <w:color w:val="333333"/>
        </w:rPr>
      </w:pPr>
    </w:p>
    <w:p w14:paraId="7A900304" w14:textId="01D0B95A" w:rsidR="00B841A9" w:rsidRDefault="00B841A9">
      <w:pPr>
        <w:rPr>
          <w:rFonts w:ascii="Garamond" w:eastAsia="SimSun" w:hAnsi="Garamond" w:cs="Times"/>
          <w:b/>
          <w:bCs/>
          <w:color w:val="333333"/>
        </w:rPr>
      </w:pPr>
    </w:p>
    <w:p w14:paraId="3F635FC7" w14:textId="625E23F8" w:rsidR="00B841A9" w:rsidRDefault="00B841A9">
      <w:pPr>
        <w:rPr>
          <w:rFonts w:ascii="Garamond" w:eastAsia="SimSun" w:hAnsi="Garamond" w:cs="Times"/>
          <w:b/>
          <w:bCs/>
          <w:color w:val="333333"/>
        </w:rPr>
      </w:pPr>
    </w:p>
    <w:p w14:paraId="5096C74C" w14:textId="43687F28" w:rsidR="00B841A9" w:rsidRDefault="00B841A9">
      <w:pPr>
        <w:rPr>
          <w:rFonts w:ascii="Garamond" w:eastAsia="SimSun" w:hAnsi="Garamond" w:cs="Times"/>
          <w:b/>
          <w:bCs/>
          <w:color w:val="333333"/>
        </w:rPr>
      </w:pPr>
    </w:p>
    <w:p w14:paraId="1AE3057D" w14:textId="12564BBA" w:rsidR="00B841A9" w:rsidRDefault="00B841A9">
      <w:pPr>
        <w:rPr>
          <w:rFonts w:ascii="Garamond" w:eastAsia="SimSun" w:hAnsi="Garamond" w:cs="Times"/>
          <w:b/>
          <w:bCs/>
          <w:color w:val="333333"/>
        </w:rPr>
      </w:pPr>
    </w:p>
    <w:p w14:paraId="29B48216" w14:textId="77777777" w:rsidR="000D69F4" w:rsidRDefault="000D69F4" w:rsidP="000D69F4">
      <w:pPr>
        <w:rPr>
          <w:rFonts w:ascii="Garamond" w:eastAsia="SimSun" w:hAnsi="Garamond" w:cs="Times"/>
          <w:b/>
          <w:bCs/>
          <w:color w:val="333333"/>
        </w:rPr>
      </w:pPr>
      <w:r w:rsidRPr="00DD4E90">
        <w:rPr>
          <w:rFonts w:ascii="Garamond" w:eastAsia="SimSun" w:hAnsi="Garamond" w:cs="Times"/>
          <w:b/>
          <w:bCs/>
          <w:color w:val="333333"/>
        </w:rPr>
        <w:t xml:space="preserve">Table </w:t>
      </w:r>
      <w:r>
        <w:rPr>
          <w:rFonts w:ascii="Garamond" w:eastAsia="SimSun" w:hAnsi="Garamond" w:cs="Times"/>
          <w:b/>
          <w:bCs/>
          <w:color w:val="333333"/>
        </w:rPr>
        <w:t>A</w:t>
      </w:r>
      <w:r>
        <w:rPr>
          <w:rFonts w:ascii="Garamond" w:eastAsia="SimSun" w:hAnsi="Garamond" w:cs="Times" w:hint="eastAsia"/>
          <w:b/>
          <w:bCs/>
          <w:color w:val="333333"/>
        </w:rPr>
        <w:t>2</w:t>
      </w:r>
      <w:r w:rsidRPr="00DD4E90">
        <w:rPr>
          <w:rFonts w:ascii="Garamond" w:eastAsia="SimSun" w:hAnsi="Garamond" w:cs="Times"/>
          <w:b/>
          <w:bCs/>
          <w:color w:val="333333"/>
        </w:rPr>
        <w:t>:</w:t>
      </w:r>
      <w:r>
        <w:rPr>
          <w:rFonts w:ascii="Garamond" w:eastAsia="SimSun" w:hAnsi="Garamond" w:cs="Times"/>
          <w:b/>
          <w:bCs/>
          <w:color w:val="333333"/>
        </w:rPr>
        <w:t xml:space="preserve"> Variable list and summary statistics (TBD)</w:t>
      </w:r>
    </w:p>
    <w:p w14:paraId="13A3E4B5" w14:textId="1189A7D5" w:rsidR="00B841A9" w:rsidRDefault="00B841A9">
      <w:pPr>
        <w:rPr>
          <w:rFonts w:ascii="Garamond" w:eastAsia="SimSun" w:hAnsi="Garamond" w:cs="Times"/>
          <w:b/>
          <w:bCs/>
          <w:color w:val="333333"/>
        </w:rPr>
      </w:pPr>
    </w:p>
    <w:p w14:paraId="68F85312" w14:textId="1997B853" w:rsidR="00B841A9" w:rsidRDefault="00B841A9">
      <w:pPr>
        <w:rPr>
          <w:rFonts w:ascii="Garamond" w:eastAsia="SimSun" w:hAnsi="Garamond" w:cs="Times"/>
          <w:b/>
          <w:bCs/>
          <w:color w:val="333333"/>
        </w:rPr>
      </w:pPr>
    </w:p>
    <w:p w14:paraId="6C87195F" w14:textId="15E54DD2" w:rsidR="00B841A9" w:rsidRDefault="00B841A9">
      <w:pPr>
        <w:rPr>
          <w:rFonts w:ascii="Garamond" w:eastAsia="SimSun" w:hAnsi="Garamond" w:cs="Times"/>
          <w:b/>
          <w:bCs/>
          <w:color w:val="333333"/>
        </w:rPr>
      </w:pPr>
    </w:p>
    <w:p w14:paraId="18E731F4" w14:textId="78742E1C" w:rsidR="00B841A9" w:rsidRDefault="00B841A9">
      <w:pPr>
        <w:rPr>
          <w:rFonts w:ascii="Garamond" w:eastAsia="SimSun" w:hAnsi="Garamond" w:cs="Times"/>
          <w:b/>
          <w:bCs/>
          <w:color w:val="333333"/>
        </w:rPr>
      </w:pPr>
    </w:p>
    <w:p w14:paraId="1C19EB86" w14:textId="296D3731" w:rsidR="00B841A9" w:rsidRDefault="00B841A9">
      <w:pPr>
        <w:rPr>
          <w:rFonts w:ascii="Garamond" w:eastAsia="SimSun" w:hAnsi="Garamond" w:cs="Times"/>
          <w:b/>
          <w:bCs/>
          <w:color w:val="333333"/>
        </w:rPr>
      </w:pPr>
    </w:p>
    <w:p w14:paraId="5DEB1F87" w14:textId="202557E2" w:rsidR="00B841A9" w:rsidRDefault="00B841A9">
      <w:pPr>
        <w:rPr>
          <w:rFonts w:ascii="Garamond" w:eastAsia="SimSun" w:hAnsi="Garamond" w:cs="Times"/>
          <w:b/>
          <w:bCs/>
          <w:color w:val="333333"/>
        </w:rPr>
      </w:pPr>
    </w:p>
    <w:p w14:paraId="53A94AC6" w14:textId="20A66752" w:rsidR="00B841A9" w:rsidRDefault="00B841A9">
      <w:pPr>
        <w:rPr>
          <w:rFonts w:ascii="Garamond" w:eastAsia="SimSun" w:hAnsi="Garamond" w:cs="Times"/>
          <w:b/>
          <w:bCs/>
          <w:color w:val="333333"/>
        </w:rPr>
      </w:pPr>
    </w:p>
    <w:p w14:paraId="2AD68304" w14:textId="026CFC36" w:rsidR="00B841A9" w:rsidRDefault="00B841A9">
      <w:pPr>
        <w:rPr>
          <w:rFonts w:ascii="Garamond" w:eastAsia="SimSun" w:hAnsi="Garamond" w:cs="Times"/>
          <w:b/>
          <w:bCs/>
          <w:color w:val="333333"/>
        </w:rPr>
      </w:pPr>
    </w:p>
    <w:p w14:paraId="2A14493C" w14:textId="77777777" w:rsidR="00B841A9" w:rsidRDefault="00B841A9">
      <w:pPr>
        <w:rPr>
          <w:rFonts w:ascii="Garamond" w:eastAsia="SimSun" w:hAnsi="Garamond" w:cs="Times"/>
          <w:b/>
          <w:bCs/>
          <w:color w:val="333333"/>
        </w:rPr>
      </w:pPr>
    </w:p>
    <w:p w14:paraId="1A0B7987" w14:textId="77777777" w:rsidR="00FA50DE" w:rsidRDefault="00FA50DE" w:rsidP="00474299">
      <w:pPr>
        <w:rPr>
          <w:rFonts w:ascii="Garamond" w:eastAsia="SimSun" w:hAnsi="Garamond" w:cs="Times"/>
          <w:b/>
          <w:bCs/>
          <w:color w:val="333333"/>
        </w:rPr>
      </w:pPr>
    </w:p>
    <w:p w14:paraId="29535685" w14:textId="01C85E02" w:rsidR="00474299" w:rsidRDefault="00474299" w:rsidP="00474299">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Pr>
          <w:rFonts w:ascii="Garamond" w:eastAsia="SimSun" w:hAnsi="Garamond" w:cs="Times"/>
          <w:b/>
          <w:bCs/>
          <w:color w:val="333333"/>
        </w:rPr>
        <w:t>A</w:t>
      </w:r>
      <w:r w:rsidR="00740AE1">
        <w:rPr>
          <w:rFonts w:ascii="Garamond" w:eastAsia="SimSun" w:hAnsi="Garamond" w:cs="Times" w:hint="eastAsia"/>
          <w:b/>
          <w:bCs/>
          <w:color w:val="333333"/>
        </w:rPr>
        <w:t>3</w:t>
      </w:r>
      <w:r w:rsidRPr="00DD4E90">
        <w:rPr>
          <w:rFonts w:ascii="Garamond" w:eastAsia="SimSun" w:hAnsi="Garamond" w:cs="Times"/>
          <w:b/>
          <w:bCs/>
          <w:color w:val="333333"/>
        </w:rPr>
        <w:t xml:space="preserve">: </w:t>
      </w:r>
      <w:r>
        <w:rPr>
          <w:rFonts w:ascii="Garamond" w:eastAsia="SimSun" w:hAnsi="Garamond" w:cs="Times"/>
          <w:b/>
          <w:bCs/>
          <w:color w:val="333333"/>
        </w:rPr>
        <w:t xml:space="preserve">Nested-CV </w:t>
      </w:r>
      <w:r w:rsidR="00B5571E">
        <w:rPr>
          <w:rFonts w:ascii="Garamond" w:eastAsia="SimSun" w:hAnsi="Garamond" w:cs="Times"/>
          <w:b/>
          <w:bCs/>
          <w:color w:val="333333"/>
        </w:rPr>
        <w:t>F-1 score</w:t>
      </w:r>
      <w:r>
        <w:rPr>
          <w:rFonts w:ascii="Garamond" w:eastAsia="SimSun" w:hAnsi="Garamond" w:cs="Times"/>
          <w:b/>
          <w:bCs/>
          <w:color w:val="333333"/>
        </w:rPr>
        <w:t xml:space="preserve">: </w:t>
      </w:r>
      <w:r w:rsidRPr="00645D58">
        <w:rPr>
          <w:rFonts w:ascii="Garamond" w:eastAsia="SimSun" w:hAnsi="Garamond" w:cs="Times"/>
          <w:b/>
          <w:bCs/>
          <w:color w:val="333333"/>
        </w:rPr>
        <w:t>ML algorithms</w:t>
      </w:r>
      <w:r>
        <w:rPr>
          <w:rFonts w:ascii="Garamond" w:eastAsia="SimSun" w:hAnsi="Garamond" w:cs="Times"/>
          <w:b/>
          <w:bCs/>
          <w:color w:val="333333"/>
        </w:rPr>
        <w:t xml:space="preserve"> V.S. baseline with sampling</w:t>
      </w:r>
      <w:r w:rsidRPr="00645D58">
        <w:rPr>
          <w:rFonts w:ascii="Garamond" w:eastAsia="SimSun" w:hAnsi="Garamond" w:cs="Times"/>
          <w:b/>
          <w:bCs/>
          <w:color w:val="333333"/>
        </w:rPr>
        <w:t xml:space="preserve"> </w:t>
      </w:r>
      <w:r>
        <w:rPr>
          <w:rFonts w:ascii="Garamond" w:eastAsia="SimSun" w:hAnsi="Garamond" w:cs="Times"/>
          <w:b/>
          <w:bCs/>
          <w:color w:val="333333"/>
        </w:rPr>
        <w:t>using</w:t>
      </w:r>
      <w:r w:rsidRPr="00645D58">
        <w:rPr>
          <w:rFonts w:ascii="Garamond" w:eastAsia="SimSun" w:hAnsi="Garamond" w:cs="Times"/>
          <w:b/>
          <w:bCs/>
          <w:color w:val="333333"/>
        </w:rPr>
        <w:t xml:space="preserve"> FEWSNET cutoff</w:t>
      </w:r>
    </w:p>
    <w:p w14:paraId="7D2AFBD0" w14:textId="77777777" w:rsidR="00474299" w:rsidRDefault="00474299" w:rsidP="00474299">
      <w:pPr>
        <w:rPr>
          <w:rFonts w:ascii="Garamond" w:eastAsia="SimSun" w:hAnsi="Garamond" w:cs="Times"/>
          <w:b/>
          <w:bCs/>
          <w:color w:val="333333"/>
        </w:rPr>
      </w:pPr>
    </w:p>
    <w:tbl>
      <w:tblPr>
        <w:tblStyle w:val="PlainTable3"/>
        <w:tblW w:w="5240" w:type="pct"/>
        <w:tblLook w:val="0420" w:firstRow="1" w:lastRow="0" w:firstColumn="0" w:lastColumn="0" w:noHBand="0" w:noVBand="1"/>
      </w:tblPr>
      <w:tblGrid>
        <w:gridCol w:w="1083"/>
        <w:gridCol w:w="1352"/>
        <w:gridCol w:w="1259"/>
        <w:gridCol w:w="2160"/>
        <w:gridCol w:w="1979"/>
        <w:gridCol w:w="1976"/>
      </w:tblGrid>
      <w:tr w:rsidR="00474299" w:rsidRPr="002C6CA8" w14:paraId="350E92EE" w14:textId="77777777" w:rsidTr="000B1CD2">
        <w:trPr>
          <w:cnfStyle w:val="100000000000" w:firstRow="1" w:lastRow="0" w:firstColumn="0" w:lastColumn="0" w:oddVBand="0" w:evenVBand="0" w:oddHBand="0" w:evenHBand="0" w:firstRowFirstColumn="0" w:firstRowLastColumn="0" w:lastRowFirstColumn="0" w:lastRowLastColumn="0"/>
          <w:trHeight w:val="1284"/>
        </w:trPr>
        <w:tc>
          <w:tcPr>
            <w:tcW w:w="552" w:type="pct"/>
            <w:tcBorders>
              <w:top w:val="single" w:sz="4" w:space="0" w:color="auto"/>
            </w:tcBorders>
            <w:shd w:val="clear" w:color="auto" w:fill="auto"/>
          </w:tcPr>
          <w:p w14:paraId="750B500C"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9" w:type="pct"/>
            <w:tcBorders>
              <w:top w:val="single" w:sz="4" w:space="0" w:color="auto"/>
            </w:tcBorders>
            <w:shd w:val="clear" w:color="auto" w:fill="auto"/>
          </w:tcPr>
          <w:p w14:paraId="4E0AD55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tcBorders>
              <w:top w:val="single" w:sz="4" w:space="0" w:color="auto"/>
            </w:tcBorders>
            <w:shd w:val="clear" w:color="auto" w:fill="auto"/>
          </w:tcPr>
          <w:p w14:paraId="10A85E7A" w14:textId="41FDABCC" w:rsidR="00474299" w:rsidRPr="002C6CA8" w:rsidRDefault="00474299" w:rsidP="00591D1A">
            <w:pPr>
              <w:pStyle w:val="NormalWeb"/>
              <w:spacing w:before="0" w:beforeAutospacing="0" w:after="0" w:afterAutospacing="0"/>
              <w:jc w:val="center"/>
              <w:rPr>
                <w:rFonts w:ascii="Garamond" w:hAnsi="Garamond" w:cs="Arial"/>
              </w:rPr>
            </w:pPr>
            <w:r>
              <w:rPr>
                <w:rFonts w:ascii="Garamond" w:hAnsi="Garamond" w:cs="Calibri"/>
                <w:b w:val="0"/>
                <w:bCs w:val="0"/>
                <w:caps w:val="0"/>
                <w:kern w:val="24"/>
              </w:rPr>
              <w:t>F-1 score</w:t>
            </w:r>
            <w:r w:rsidRPr="002C6CA8">
              <w:rPr>
                <w:rFonts w:ascii="Garamond" w:hAnsi="Garamond" w:cs="Calibri"/>
                <w:b w:val="0"/>
                <w:bCs w:val="0"/>
                <w:caps w:val="0"/>
                <w:kern w:val="24"/>
              </w:rPr>
              <w:t xml:space="preserve"> Insecure Category</w:t>
            </w:r>
          </w:p>
          <w:p w14:paraId="263D344E"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tcBorders>
              <w:top w:val="single" w:sz="4" w:space="0" w:color="auto"/>
            </w:tcBorders>
            <w:shd w:val="clear" w:color="auto" w:fill="auto"/>
          </w:tcPr>
          <w:p w14:paraId="195FDD54"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150C60D7" w14:textId="739E423C"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6EBDD0B"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Oversample</w:t>
            </w:r>
          </w:p>
        </w:tc>
        <w:tc>
          <w:tcPr>
            <w:tcW w:w="1009" w:type="pct"/>
            <w:tcBorders>
              <w:top w:val="single" w:sz="4" w:space="0" w:color="auto"/>
            </w:tcBorders>
            <w:shd w:val="clear" w:color="auto" w:fill="auto"/>
          </w:tcPr>
          <w:p w14:paraId="4016978A"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718BA6AA" w14:textId="0EF3F54F"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1585C664"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Smote-Tomek</w:t>
            </w:r>
          </w:p>
        </w:tc>
        <w:tc>
          <w:tcPr>
            <w:tcW w:w="1007" w:type="pct"/>
            <w:tcBorders>
              <w:top w:val="single" w:sz="4" w:space="0" w:color="auto"/>
            </w:tcBorders>
            <w:shd w:val="clear" w:color="auto" w:fill="auto"/>
            <w:hideMark/>
          </w:tcPr>
          <w:p w14:paraId="7E85D951" w14:textId="77777777" w:rsidR="00474299" w:rsidRDefault="00474299" w:rsidP="00591D1A">
            <w:pPr>
              <w:pStyle w:val="NormalWeb"/>
              <w:spacing w:before="0" w:beforeAutospacing="0" w:after="0" w:afterAutospacing="0"/>
              <w:jc w:val="center"/>
              <w:rPr>
                <w:rFonts w:ascii="Garamond" w:hAnsi="Garamond" w:cs="Calibri"/>
                <w:kern w:val="24"/>
              </w:rPr>
            </w:pPr>
            <w:r>
              <w:rPr>
                <w:rFonts w:ascii="Garamond" w:hAnsi="Garamond" w:cs="Calibri"/>
                <w:b w:val="0"/>
                <w:bCs w:val="0"/>
                <w:caps w:val="0"/>
                <w:kern w:val="24"/>
              </w:rPr>
              <w:t>F-1 score</w:t>
            </w:r>
            <w:r w:rsidRPr="002C6CA8">
              <w:rPr>
                <w:rFonts w:ascii="Garamond" w:hAnsi="Garamond" w:cs="Calibri"/>
                <w:b w:val="0"/>
                <w:bCs w:val="0"/>
                <w:caps w:val="0"/>
                <w:kern w:val="24"/>
              </w:rPr>
              <w:t xml:space="preserve"> </w:t>
            </w:r>
          </w:p>
          <w:p w14:paraId="48189CE8" w14:textId="259FCCF0"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Insecure Category</w:t>
            </w:r>
          </w:p>
          <w:p w14:paraId="73483B0F" w14:textId="77777777" w:rsidR="00474299" w:rsidRPr="002C6CA8" w:rsidRDefault="00474299" w:rsidP="00591D1A">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Pr>
                <w:rFonts w:ascii="Garamond" w:hAnsi="Garamond" w:cs="Calibri"/>
                <w:b w:val="0"/>
                <w:bCs w:val="0"/>
                <w:caps w:val="0"/>
                <w:kern w:val="24"/>
              </w:rPr>
              <w:t>L</w:t>
            </w:r>
            <w:r w:rsidRPr="002C6CA8">
              <w:rPr>
                <w:rFonts w:ascii="Garamond" w:hAnsi="Garamond" w:cs="Calibri"/>
                <w:b w:val="0"/>
                <w:bCs w:val="0"/>
                <w:caps w:val="0"/>
                <w:kern w:val="24"/>
              </w:rPr>
              <w:t xml:space="preserve"> +   A</w:t>
            </w:r>
            <w:r>
              <w:rPr>
                <w:rFonts w:ascii="Garamond" w:hAnsi="Garamond" w:cs="Calibri"/>
                <w:b w:val="0"/>
                <w:bCs w:val="0"/>
                <w:caps w:val="0"/>
                <w:kern w:val="24"/>
              </w:rPr>
              <w:t>DASYN</w:t>
            </w:r>
            <w:r w:rsidRPr="002C6CA8">
              <w:rPr>
                <w:rFonts w:ascii="Garamond" w:hAnsi="Garamond" w:cs="Calibri"/>
                <w:b w:val="0"/>
                <w:bCs w:val="0"/>
                <w:caps w:val="0"/>
                <w:kern w:val="24"/>
              </w:rPr>
              <w:t xml:space="preserve"> </w:t>
            </w:r>
          </w:p>
        </w:tc>
      </w:tr>
      <w:tr w:rsidR="00037FFA" w:rsidRPr="00037FFA" w14:paraId="357E0F41"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0B277E4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0523CD53"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49889BBB"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8CB1FB7" w14:textId="78107BB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 0.00</w:t>
            </w:r>
          </w:p>
        </w:tc>
        <w:tc>
          <w:tcPr>
            <w:tcW w:w="1101" w:type="pct"/>
            <w:shd w:val="clear" w:color="auto" w:fill="auto"/>
            <w:hideMark/>
          </w:tcPr>
          <w:p w14:paraId="438C6D99" w14:textId="1417BF4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0.32 /0.</w:t>
            </w:r>
            <w:r w:rsidR="00F73248">
              <w:rPr>
                <w:rFonts w:ascii="Garamond" w:hAnsi="Garamond" w:cs="Calibri"/>
                <w:kern w:val="24"/>
              </w:rPr>
              <w:t>31</w:t>
            </w:r>
          </w:p>
        </w:tc>
        <w:tc>
          <w:tcPr>
            <w:tcW w:w="1009" w:type="pct"/>
            <w:shd w:val="clear" w:color="auto" w:fill="auto"/>
            <w:hideMark/>
          </w:tcPr>
          <w:p w14:paraId="7D55504F" w14:textId="3753262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0.26 /0.0</w:t>
            </w:r>
            <w:r w:rsidR="00F73248">
              <w:rPr>
                <w:rFonts w:ascii="Garamond" w:hAnsi="Garamond" w:cs="Calibri"/>
                <w:kern w:val="24"/>
              </w:rPr>
              <w:t>7</w:t>
            </w:r>
          </w:p>
        </w:tc>
        <w:tc>
          <w:tcPr>
            <w:tcW w:w="1007" w:type="pct"/>
            <w:shd w:val="clear" w:color="auto" w:fill="auto"/>
            <w:hideMark/>
          </w:tcPr>
          <w:p w14:paraId="4CF6DCB6" w14:textId="305D70C3"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0.38 / 0.1</w:t>
            </w:r>
            <w:r w:rsidR="00A24E1C">
              <w:rPr>
                <w:rFonts w:ascii="Garamond" w:hAnsi="Garamond" w:cs="Calibri"/>
                <w:kern w:val="24"/>
              </w:rPr>
              <w:t>8</w:t>
            </w:r>
          </w:p>
        </w:tc>
      </w:tr>
      <w:tr w:rsidR="00037FFA" w:rsidRPr="00037FFA" w14:paraId="41297C1F" w14:textId="77777777" w:rsidTr="000B1CD2">
        <w:trPr>
          <w:trHeight w:val="775"/>
        </w:trPr>
        <w:tc>
          <w:tcPr>
            <w:tcW w:w="552" w:type="pct"/>
            <w:vMerge/>
            <w:shd w:val="clear" w:color="auto" w:fill="auto"/>
            <w:hideMark/>
          </w:tcPr>
          <w:p w14:paraId="401C01FC" w14:textId="77777777" w:rsidR="00037FFA" w:rsidRPr="002C6CA8" w:rsidRDefault="00037FFA" w:rsidP="00037FFA">
            <w:pPr>
              <w:rPr>
                <w:rFonts w:ascii="Garamond" w:hAnsi="Garamond" w:cs="Arial"/>
              </w:rPr>
            </w:pPr>
          </w:p>
        </w:tc>
        <w:tc>
          <w:tcPr>
            <w:tcW w:w="689" w:type="pct"/>
            <w:shd w:val="clear" w:color="auto" w:fill="auto"/>
            <w:hideMark/>
          </w:tcPr>
          <w:p w14:paraId="0D85046E"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307A84F" w14:textId="42B3608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 / 0.00</w:t>
            </w:r>
          </w:p>
        </w:tc>
        <w:tc>
          <w:tcPr>
            <w:tcW w:w="1101" w:type="pct"/>
            <w:shd w:val="clear" w:color="auto" w:fill="auto"/>
            <w:hideMark/>
          </w:tcPr>
          <w:p w14:paraId="17D0A8F5" w14:textId="27604755"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/0.0</w:t>
            </w:r>
            <w:r w:rsidR="00F73248">
              <w:rPr>
                <w:rFonts w:ascii="Garamond" w:hAnsi="Garamond" w:cs="Calibri"/>
                <w:bCs/>
                <w:caps/>
                <w:kern w:val="24"/>
              </w:rPr>
              <w:t>7</w:t>
            </w:r>
          </w:p>
        </w:tc>
        <w:tc>
          <w:tcPr>
            <w:tcW w:w="1009" w:type="pct"/>
            <w:shd w:val="clear" w:color="auto" w:fill="auto"/>
            <w:hideMark/>
          </w:tcPr>
          <w:p w14:paraId="3AEE72B4" w14:textId="2E8123B8"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0.36/0.</w:t>
            </w:r>
            <w:r w:rsidR="00F73248">
              <w:rPr>
                <w:rFonts w:ascii="Garamond" w:hAnsi="Garamond" w:cs="Calibri"/>
                <w:bCs/>
                <w:caps/>
                <w:kern w:val="24"/>
              </w:rPr>
              <w:t>16</w:t>
            </w:r>
          </w:p>
        </w:tc>
        <w:tc>
          <w:tcPr>
            <w:tcW w:w="1007" w:type="pct"/>
            <w:shd w:val="clear" w:color="auto" w:fill="auto"/>
            <w:hideMark/>
          </w:tcPr>
          <w:p w14:paraId="68B349F7" w14:textId="22340CAA"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0.72 / 0.</w:t>
            </w:r>
            <w:r w:rsidR="00F73248">
              <w:rPr>
                <w:rFonts w:ascii="Garamond" w:hAnsi="Garamond" w:cs="Calibri"/>
                <w:bCs/>
                <w:caps/>
                <w:kern w:val="24"/>
              </w:rPr>
              <w:t>15</w:t>
            </w:r>
          </w:p>
        </w:tc>
      </w:tr>
      <w:tr w:rsidR="00037FFA" w:rsidRPr="00037FFA" w14:paraId="5227F143" w14:textId="77777777" w:rsidTr="000B1CD2">
        <w:trPr>
          <w:cnfStyle w:val="000000100000" w:firstRow="0" w:lastRow="0" w:firstColumn="0" w:lastColumn="0" w:oddVBand="0" w:evenVBand="0" w:oddHBand="1" w:evenHBand="0" w:firstRowFirstColumn="0" w:firstRowLastColumn="0" w:lastRowFirstColumn="0" w:lastRowLastColumn="0"/>
          <w:trHeight w:val="828"/>
        </w:trPr>
        <w:tc>
          <w:tcPr>
            <w:tcW w:w="552" w:type="pct"/>
            <w:vMerge w:val="restart"/>
            <w:shd w:val="clear" w:color="auto" w:fill="auto"/>
            <w:hideMark/>
          </w:tcPr>
          <w:p w14:paraId="6F8B809C"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55D1C839" w14:textId="77777777" w:rsidR="00037FFA" w:rsidRPr="002C6CA8" w:rsidRDefault="00037FFA" w:rsidP="00037FFA">
            <w:pPr>
              <w:pStyle w:val="NormalWeb"/>
              <w:spacing w:before="0" w:beforeAutospacing="0" w:after="0" w:afterAutospacing="0"/>
              <w:jc w:val="center"/>
              <w:rPr>
                <w:rFonts w:ascii="Garamond" w:hAnsi="Garamond" w:cs="Arial"/>
              </w:rPr>
            </w:pPr>
          </w:p>
        </w:tc>
        <w:tc>
          <w:tcPr>
            <w:tcW w:w="689" w:type="pct"/>
            <w:shd w:val="clear" w:color="auto" w:fill="auto"/>
            <w:hideMark/>
          </w:tcPr>
          <w:p w14:paraId="6BFB0DB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94B2677" w14:textId="062280B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 0.00</w:t>
            </w:r>
          </w:p>
        </w:tc>
        <w:tc>
          <w:tcPr>
            <w:tcW w:w="1101" w:type="pct"/>
            <w:shd w:val="clear" w:color="auto" w:fill="auto"/>
            <w:hideMark/>
          </w:tcPr>
          <w:p w14:paraId="730F6132" w14:textId="2520990C"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0.18/0.00</w:t>
            </w:r>
          </w:p>
        </w:tc>
        <w:tc>
          <w:tcPr>
            <w:tcW w:w="1009" w:type="pct"/>
            <w:shd w:val="clear" w:color="auto" w:fill="auto"/>
            <w:hideMark/>
          </w:tcPr>
          <w:p w14:paraId="30109D52" w14:textId="6E875459"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0.06 /0.0</w:t>
            </w:r>
            <w:r w:rsidR="00F73248">
              <w:rPr>
                <w:rFonts w:ascii="Garamond" w:hAnsi="Garamond" w:cs="Calibri"/>
                <w:kern w:val="24"/>
              </w:rPr>
              <w:t>2</w:t>
            </w:r>
          </w:p>
        </w:tc>
        <w:tc>
          <w:tcPr>
            <w:tcW w:w="1007" w:type="pct"/>
            <w:shd w:val="clear" w:color="auto" w:fill="auto"/>
            <w:hideMark/>
          </w:tcPr>
          <w:p w14:paraId="08702AD5" w14:textId="663EAA61"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0.29 / 0.</w:t>
            </w:r>
            <w:r w:rsidR="00F73248">
              <w:rPr>
                <w:rFonts w:ascii="Garamond" w:hAnsi="Garamond" w:cs="Calibri"/>
                <w:kern w:val="24"/>
              </w:rPr>
              <w:t>25</w:t>
            </w:r>
          </w:p>
        </w:tc>
      </w:tr>
      <w:tr w:rsidR="00037FFA" w:rsidRPr="00037FFA" w14:paraId="1C850267" w14:textId="77777777" w:rsidTr="000B1CD2">
        <w:trPr>
          <w:trHeight w:val="852"/>
        </w:trPr>
        <w:tc>
          <w:tcPr>
            <w:tcW w:w="552" w:type="pct"/>
            <w:vMerge/>
            <w:shd w:val="clear" w:color="auto" w:fill="auto"/>
            <w:hideMark/>
          </w:tcPr>
          <w:p w14:paraId="615F86E8" w14:textId="77777777" w:rsidR="00037FFA" w:rsidRPr="002C6CA8" w:rsidRDefault="00037FFA" w:rsidP="00037FFA">
            <w:pPr>
              <w:rPr>
                <w:rFonts w:ascii="Garamond" w:hAnsi="Garamond" w:cs="Arial"/>
              </w:rPr>
            </w:pPr>
          </w:p>
        </w:tc>
        <w:tc>
          <w:tcPr>
            <w:tcW w:w="689" w:type="pct"/>
            <w:shd w:val="clear" w:color="auto" w:fill="auto"/>
            <w:hideMark/>
          </w:tcPr>
          <w:p w14:paraId="28C75DE1" w14:textId="77777777" w:rsidR="00037FFA" w:rsidRPr="002C6CA8" w:rsidRDefault="00037FFA" w:rsidP="00037FFA">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0369544A" w14:textId="0DB8CDE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 0.00</w:t>
            </w:r>
          </w:p>
        </w:tc>
        <w:tc>
          <w:tcPr>
            <w:tcW w:w="1101" w:type="pct"/>
            <w:shd w:val="clear" w:color="auto" w:fill="auto"/>
            <w:hideMark/>
          </w:tcPr>
          <w:p w14:paraId="7AD33C4C" w14:textId="06460F2B"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0.21/0.00</w:t>
            </w:r>
          </w:p>
        </w:tc>
        <w:tc>
          <w:tcPr>
            <w:tcW w:w="1009" w:type="pct"/>
            <w:shd w:val="clear" w:color="auto" w:fill="auto"/>
            <w:hideMark/>
          </w:tcPr>
          <w:p w14:paraId="14BD3044" w14:textId="7BF15501"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0.29 /0.</w:t>
            </w:r>
            <w:r w:rsidR="00F73248">
              <w:rPr>
                <w:rFonts w:ascii="Garamond" w:hAnsi="Garamond" w:cs="Calibri"/>
                <w:bCs/>
                <w:caps/>
                <w:kern w:val="24"/>
              </w:rPr>
              <w:t>16</w:t>
            </w:r>
          </w:p>
        </w:tc>
        <w:tc>
          <w:tcPr>
            <w:tcW w:w="1007" w:type="pct"/>
            <w:shd w:val="clear" w:color="auto" w:fill="auto"/>
            <w:hideMark/>
          </w:tcPr>
          <w:p w14:paraId="38F14F89" w14:textId="6A8EC6B4" w:rsidR="00037FFA" w:rsidRPr="00037FFA" w:rsidRDefault="00037FFA" w:rsidP="00037FFA">
            <w:pPr>
              <w:pStyle w:val="NormalWeb"/>
              <w:spacing w:before="0" w:beforeAutospacing="0" w:after="0" w:afterAutospacing="0"/>
              <w:jc w:val="center"/>
              <w:rPr>
                <w:rFonts w:ascii="Garamond" w:hAnsi="Garamond" w:cs="Calibri"/>
                <w:bCs/>
                <w:caps/>
                <w:kern w:val="24"/>
              </w:rPr>
            </w:pPr>
            <w:r w:rsidRPr="00037FFA">
              <w:rPr>
                <w:rFonts w:ascii="Garamond" w:hAnsi="Garamond" w:cs="Calibri"/>
                <w:bCs/>
                <w:caps/>
                <w:kern w:val="24"/>
              </w:rPr>
              <w:t>0.54 / 0.0</w:t>
            </w:r>
            <w:r w:rsidR="00F73248">
              <w:rPr>
                <w:rFonts w:ascii="Garamond" w:hAnsi="Garamond" w:cs="Calibri"/>
                <w:bCs/>
                <w:caps/>
                <w:kern w:val="24"/>
              </w:rPr>
              <w:t>3</w:t>
            </w:r>
          </w:p>
        </w:tc>
      </w:tr>
      <w:tr w:rsidR="00037FFA" w:rsidRPr="00037FFA" w14:paraId="4C55DDE3" w14:textId="77777777" w:rsidTr="000B1CD2">
        <w:trPr>
          <w:cnfStyle w:val="000000100000" w:firstRow="0" w:lastRow="0" w:firstColumn="0" w:lastColumn="0" w:oddVBand="0" w:evenVBand="0" w:oddHBand="1" w:evenHBand="0" w:firstRowFirstColumn="0" w:firstRowLastColumn="0" w:lastRowFirstColumn="0" w:lastRowLastColumn="0"/>
          <w:trHeight w:val="549"/>
        </w:trPr>
        <w:tc>
          <w:tcPr>
            <w:tcW w:w="552" w:type="pct"/>
            <w:tcBorders>
              <w:bottom w:val="single" w:sz="4" w:space="0" w:color="auto"/>
            </w:tcBorders>
            <w:shd w:val="clear" w:color="auto" w:fill="auto"/>
            <w:hideMark/>
          </w:tcPr>
          <w:p w14:paraId="35B9F5C5"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9" w:type="pct"/>
            <w:tcBorders>
              <w:bottom w:val="single" w:sz="4" w:space="0" w:color="auto"/>
            </w:tcBorders>
            <w:shd w:val="clear" w:color="auto" w:fill="auto"/>
            <w:hideMark/>
          </w:tcPr>
          <w:p w14:paraId="3A1663EE" w14:textId="77777777" w:rsidR="00037FFA" w:rsidRPr="002C6CA8" w:rsidRDefault="00037FFA" w:rsidP="00037FFA">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08046161" w14:textId="0D12C0C4"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0.37 / 0.00</w:t>
            </w:r>
          </w:p>
        </w:tc>
        <w:tc>
          <w:tcPr>
            <w:tcW w:w="1101" w:type="pct"/>
            <w:tcBorders>
              <w:bottom w:val="single" w:sz="4" w:space="0" w:color="auto"/>
            </w:tcBorders>
            <w:shd w:val="clear" w:color="auto" w:fill="auto"/>
            <w:hideMark/>
          </w:tcPr>
          <w:p w14:paraId="2B187765" w14:textId="130A351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0.31/0.00</w:t>
            </w:r>
          </w:p>
        </w:tc>
        <w:tc>
          <w:tcPr>
            <w:tcW w:w="1009" w:type="pct"/>
            <w:tcBorders>
              <w:bottom w:val="single" w:sz="4" w:space="0" w:color="auto"/>
            </w:tcBorders>
            <w:shd w:val="clear" w:color="auto" w:fill="auto"/>
            <w:hideMark/>
          </w:tcPr>
          <w:p w14:paraId="64A91729" w14:textId="56CF30AF"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0.36/0.</w:t>
            </w:r>
            <w:r w:rsidR="00F73248">
              <w:rPr>
                <w:rFonts w:ascii="Garamond" w:hAnsi="Garamond" w:cs="Calibri"/>
                <w:kern w:val="24"/>
              </w:rPr>
              <w:t>24</w:t>
            </w:r>
          </w:p>
        </w:tc>
        <w:tc>
          <w:tcPr>
            <w:tcW w:w="1007" w:type="pct"/>
            <w:tcBorders>
              <w:bottom w:val="single" w:sz="4" w:space="0" w:color="auto"/>
            </w:tcBorders>
            <w:shd w:val="clear" w:color="auto" w:fill="auto"/>
            <w:hideMark/>
          </w:tcPr>
          <w:p w14:paraId="45EA65F2" w14:textId="27A9EF08" w:rsidR="00037FFA" w:rsidRPr="00037FFA" w:rsidRDefault="00037FFA" w:rsidP="00037FFA">
            <w:pPr>
              <w:pStyle w:val="NormalWeb"/>
              <w:spacing w:before="0" w:beforeAutospacing="0" w:after="0" w:afterAutospacing="0"/>
              <w:jc w:val="center"/>
              <w:rPr>
                <w:rFonts w:ascii="Garamond" w:hAnsi="Garamond" w:cs="Calibri"/>
                <w:kern w:val="24"/>
              </w:rPr>
            </w:pPr>
            <w:r w:rsidRPr="00037FFA">
              <w:rPr>
                <w:rFonts w:ascii="Garamond" w:hAnsi="Garamond" w:cs="Calibri"/>
                <w:kern w:val="24"/>
              </w:rPr>
              <w:t>0.36 / 0.</w:t>
            </w:r>
            <w:r w:rsidR="00F73248">
              <w:rPr>
                <w:rFonts w:ascii="Garamond" w:hAnsi="Garamond" w:cs="Calibri"/>
                <w:kern w:val="24"/>
              </w:rPr>
              <w:t>27</w:t>
            </w:r>
          </w:p>
        </w:tc>
      </w:tr>
    </w:tbl>
    <w:p w14:paraId="261E0483" w14:textId="22B326F5" w:rsidR="00740AE1" w:rsidRDefault="00740AE1" w:rsidP="00474299">
      <w:pPr>
        <w:rPr>
          <w:rFonts w:ascii="Garamond" w:eastAsia="SimSun" w:hAnsi="Garamond" w:cs="Times"/>
          <w:b/>
          <w:bCs/>
          <w:color w:val="333333"/>
        </w:rPr>
      </w:pPr>
    </w:p>
    <w:p w14:paraId="4DEA4B23" w14:textId="77777777" w:rsidR="00740AE1" w:rsidRDefault="00740AE1">
      <w:pPr>
        <w:rPr>
          <w:rFonts w:ascii="Garamond" w:eastAsia="SimSun" w:hAnsi="Garamond" w:cs="Times"/>
          <w:b/>
          <w:bCs/>
          <w:color w:val="333333"/>
        </w:rPr>
      </w:pPr>
      <w:r>
        <w:rPr>
          <w:rFonts w:ascii="Garamond" w:eastAsia="SimSun" w:hAnsi="Garamond" w:cs="Times"/>
          <w:b/>
          <w:bCs/>
          <w:color w:val="333333"/>
        </w:rPr>
        <w:br w:type="page"/>
      </w:r>
    </w:p>
    <w:p w14:paraId="3CDDC3F3" w14:textId="77777777" w:rsidR="000B1CD2" w:rsidRDefault="000B1CD2" w:rsidP="00474299">
      <w:pPr>
        <w:rPr>
          <w:rFonts w:ascii="Garamond" w:eastAsia="SimSun" w:hAnsi="Garamond" w:cs="Times"/>
          <w:b/>
          <w:bCs/>
          <w:color w:val="333333"/>
        </w:rPr>
      </w:pPr>
    </w:p>
    <w:p w14:paraId="558E7465" w14:textId="592A779D" w:rsidR="00740AE1" w:rsidRDefault="00740AE1">
      <w:pPr>
        <w:rPr>
          <w:rFonts w:ascii="Garamond" w:eastAsia="SimSun" w:hAnsi="Garamond" w:cs="Times"/>
          <w:b/>
          <w:bCs/>
          <w:color w:val="333333"/>
        </w:rPr>
      </w:pPr>
    </w:p>
    <w:p w14:paraId="0383ACCD" w14:textId="77777777" w:rsidR="000B1CD2" w:rsidRDefault="000B1CD2">
      <w:pPr>
        <w:rPr>
          <w:rFonts w:ascii="Garamond" w:eastAsia="SimSun" w:hAnsi="Garamond" w:cs="Times"/>
          <w:b/>
          <w:bCs/>
          <w:color w:val="333333"/>
        </w:rPr>
      </w:pPr>
    </w:p>
    <w:p w14:paraId="152E39AA" w14:textId="78C019BD" w:rsidR="00474299" w:rsidRDefault="000B1CD2" w:rsidP="00474299">
      <w:pPr>
        <w:rPr>
          <w:rFonts w:ascii="Garamond" w:eastAsia="SimSun" w:hAnsi="Garamond" w:cs="Times"/>
          <w:b/>
          <w:bCs/>
          <w:color w:val="333333"/>
        </w:rPr>
      </w:pPr>
      <w:r>
        <w:rPr>
          <w:noProof/>
        </w:rPr>
        <w:drawing>
          <wp:anchor distT="0" distB="0" distL="114300" distR="114300" simplePos="0" relativeHeight="251670528" behindDoc="1" locked="0" layoutInCell="1" allowOverlap="1" wp14:anchorId="588B3E19" wp14:editId="45695A84">
            <wp:simplePos x="0" y="0"/>
            <wp:positionH relativeFrom="column">
              <wp:posOffset>86139</wp:posOffset>
            </wp:positionH>
            <wp:positionV relativeFrom="paragraph">
              <wp:posOffset>2540</wp:posOffset>
            </wp:positionV>
            <wp:extent cx="5943600" cy="2473960"/>
            <wp:effectExtent l="0" t="0" r="0" b="2540"/>
            <wp:wrapSquare wrapText="bothSides"/>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截图_2019112121515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3960"/>
                    </a:xfrm>
                    <a:prstGeom prst="rect">
                      <a:avLst/>
                    </a:prstGeom>
                  </pic:spPr>
                </pic:pic>
              </a:graphicData>
            </a:graphic>
          </wp:anchor>
        </w:drawing>
      </w:r>
      <w:r w:rsidRPr="000B1CD2">
        <w:rPr>
          <w:noProof/>
        </w:rPr>
        <w:t xml:space="preserve"> </w:t>
      </w:r>
    </w:p>
    <w:p w14:paraId="6E0E7C44" w14:textId="0F189A23" w:rsidR="000B1CD2" w:rsidRDefault="000B1CD2" w:rsidP="00752093">
      <w:pPr>
        <w:rPr>
          <w:rFonts w:ascii="Garamond" w:eastAsia="SimSun" w:hAnsi="Garamond" w:cs="Times"/>
          <w:b/>
          <w:bCs/>
          <w:color w:val="333333"/>
        </w:rPr>
      </w:pPr>
      <w:r>
        <w:rPr>
          <w:rFonts w:ascii="Garamond" w:eastAsia="SimSun" w:hAnsi="Garamond" w:cs="Times"/>
          <w:b/>
          <w:bCs/>
          <w:color w:val="333333"/>
        </w:rPr>
        <w:t xml:space="preserve">Fig. A1. Pie chart of food security categories </w:t>
      </w:r>
    </w:p>
    <w:p w14:paraId="7CC25CA5" w14:textId="0E8E9636" w:rsidR="009679C9" w:rsidRDefault="00F477F8">
      <w:pPr>
        <w:rPr>
          <w:rFonts w:ascii="Garamond" w:eastAsia="SimSun" w:hAnsi="Garamond" w:cs="Times"/>
          <w:b/>
          <w:bCs/>
          <w:color w:val="333333"/>
        </w:rPr>
      </w:pPr>
      <w:r>
        <w:rPr>
          <w:rFonts w:ascii="Garamond" w:eastAsia="SimSun" w:hAnsi="Garamond" w:cs="Times"/>
          <w:b/>
          <w:bCs/>
          <w:color w:val="333333"/>
        </w:rPr>
        <w:br w:type="page"/>
      </w:r>
    </w:p>
    <w:p w14:paraId="14AC3956" w14:textId="77777777" w:rsidR="00B759AF" w:rsidRDefault="00B759AF">
      <w:pPr>
        <w:rPr>
          <w:rFonts w:ascii="Garamond" w:eastAsia="SimSun" w:hAnsi="Garamond" w:cs="Times"/>
          <w:b/>
          <w:bCs/>
          <w:color w:val="333333"/>
        </w:rPr>
      </w:pPr>
    </w:p>
    <w:p w14:paraId="2736F335" w14:textId="77777777" w:rsidR="009679C9" w:rsidRDefault="009679C9" w:rsidP="00752093">
      <w:pPr>
        <w:rPr>
          <w:rFonts w:ascii="Garamond" w:eastAsia="SimSun"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621"/>
      </w:tblGrid>
      <w:tr w:rsidR="00794026" w14:paraId="2AE7AABF" w14:textId="77777777" w:rsidTr="00796560">
        <w:tc>
          <w:tcPr>
            <w:tcW w:w="9350" w:type="dxa"/>
            <w:gridSpan w:val="2"/>
          </w:tcPr>
          <w:p w14:paraId="74C4546C" w14:textId="59AB18EA" w:rsidR="00794026" w:rsidRPr="009679C9" w:rsidRDefault="00794026" w:rsidP="00D1438E">
            <w:pPr>
              <w:jc w:val="center"/>
              <w:rPr>
                <w:rFonts w:ascii="Garamond" w:eastAsia="SimSun" w:hAnsi="Garamond" w:cs="Times"/>
                <w:b/>
                <w:bCs/>
                <w:color w:val="333333"/>
              </w:rPr>
            </w:pPr>
            <w:r w:rsidRPr="00794026">
              <w:rPr>
                <w:rFonts w:ascii="Garamond" w:eastAsia="SimSun" w:hAnsi="Garamond" w:cs="Times"/>
                <w:b/>
                <w:bCs/>
                <w:color w:val="333333"/>
              </w:rPr>
              <w:t>Malawi</w:t>
            </w:r>
            <w:r>
              <w:rPr>
                <w:rFonts w:ascii="Garamond" w:eastAsia="SimSun" w:hAnsi="Garamond" w:cs="Times"/>
                <w:b/>
                <w:bCs/>
                <w:color w:val="333333"/>
              </w:rPr>
              <w:t xml:space="preserve"> FCS</w:t>
            </w:r>
          </w:p>
        </w:tc>
      </w:tr>
      <w:tr w:rsidR="00103D75" w14:paraId="45E54F28" w14:textId="77777777" w:rsidTr="00796560">
        <w:tc>
          <w:tcPr>
            <w:tcW w:w="4729" w:type="dxa"/>
          </w:tcPr>
          <w:p w14:paraId="148E3070" w14:textId="54AE7B10" w:rsidR="00794026" w:rsidRDefault="00794026" w:rsidP="00794026">
            <w:pPr>
              <w:tabs>
                <w:tab w:val="left" w:pos="2844"/>
              </w:tabs>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02F28BA0" wp14:editId="49090387">
                  <wp:extent cx="1675759" cy="3542030"/>
                  <wp:effectExtent l="0" t="0" r="1270" b="1270"/>
                  <wp:docPr id="18" name="Picture 2" descr="A close up of a map&#10;&#10;Description automatically generated">
                    <a:extLst xmlns:a="http://schemas.openxmlformats.org/drawingml/2006/main">
                      <a:ext uri="{FF2B5EF4-FFF2-40B4-BE49-F238E27FC236}">
                        <a16:creationId xmlns:a16="http://schemas.microsoft.com/office/drawing/2014/main" id="{C7BC71F8-088F-4068-8D51-70CA872F8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7BC71F8-088F-4068-8D51-70CA872F807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05161" cy="3604177"/>
                          </a:xfrm>
                          <a:prstGeom prst="rect">
                            <a:avLst/>
                          </a:prstGeom>
                        </pic:spPr>
                      </pic:pic>
                    </a:graphicData>
                  </a:graphic>
                </wp:inline>
              </w:drawing>
            </w:r>
          </w:p>
        </w:tc>
        <w:tc>
          <w:tcPr>
            <w:tcW w:w="4621" w:type="dxa"/>
          </w:tcPr>
          <w:p w14:paraId="2DE5045E" w14:textId="52148646"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78701C32" wp14:editId="6029CF50">
                  <wp:extent cx="1688668" cy="3542340"/>
                  <wp:effectExtent l="0" t="0" r="6985" b="1270"/>
                  <wp:docPr id="5" name="Picture 4" descr="A close up of a map&#10;&#10;Description automatically generated">
                    <a:extLst xmlns:a="http://schemas.openxmlformats.org/drawingml/2006/main">
                      <a:ext uri="{FF2B5EF4-FFF2-40B4-BE49-F238E27FC236}">
                        <a16:creationId xmlns:a16="http://schemas.microsoft.com/office/drawing/2014/main" id="{9FD24459-E36A-4332-9BAA-06DC69256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9FD24459-E36A-4332-9BAA-06DC6925614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712617" cy="3592578"/>
                          </a:xfrm>
                          <a:prstGeom prst="rect">
                            <a:avLst/>
                          </a:prstGeom>
                        </pic:spPr>
                      </pic:pic>
                    </a:graphicData>
                  </a:graphic>
                </wp:inline>
              </w:drawing>
            </w:r>
          </w:p>
        </w:tc>
      </w:tr>
      <w:tr w:rsidR="00794026" w14:paraId="1A6DBF2D" w14:textId="77777777" w:rsidTr="00796560">
        <w:tc>
          <w:tcPr>
            <w:tcW w:w="4729" w:type="dxa"/>
          </w:tcPr>
          <w:p w14:paraId="091A968A" w14:textId="77777777" w:rsidR="00794026" w:rsidRPr="009679C9"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621" w:type="dxa"/>
          </w:tcPr>
          <w:p w14:paraId="5C0DD9EA" w14:textId="77777777" w:rsidR="00794026" w:rsidRPr="009679C9"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794026" w14:paraId="1C10AA3D" w14:textId="77777777" w:rsidTr="00796560">
        <w:tc>
          <w:tcPr>
            <w:tcW w:w="9350" w:type="dxa"/>
            <w:gridSpan w:val="2"/>
          </w:tcPr>
          <w:p w14:paraId="7F4BDAAA" w14:textId="080E0910" w:rsidR="00794026" w:rsidRPr="009679C9" w:rsidRDefault="00794026" w:rsidP="00D1438E">
            <w:pPr>
              <w:jc w:val="center"/>
              <w:rPr>
                <w:rFonts w:ascii="Garamond" w:eastAsia="SimSun" w:hAnsi="Garamond" w:cs="Times"/>
                <w:b/>
                <w:bCs/>
                <w:color w:val="333333"/>
              </w:rPr>
            </w:pPr>
            <w:r w:rsidRPr="00794026">
              <w:rPr>
                <w:rFonts w:ascii="Garamond" w:eastAsia="SimSun" w:hAnsi="Garamond" w:cs="Times"/>
                <w:b/>
                <w:bCs/>
                <w:color w:val="333333"/>
              </w:rPr>
              <w:t>Malawi</w:t>
            </w:r>
            <w:r>
              <w:rPr>
                <w:rFonts w:ascii="Garamond" w:eastAsia="SimSun" w:hAnsi="Garamond" w:cs="Times"/>
                <w:b/>
                <w:bCs/>
                <w:color w:val="333333"/>
              </w:rPr>
              <w:t xml:space="preserve"> </w:t>
            </w:r>
            <w:proofErr w:type="spellStart"/>
            <w:r>
              <w:rPr>
                <w:rFonts w:ascii="Garamond" w:eastAsia="SimSun" w:hAnsi="Garamond" w:cs="Times"/>
                <w:b/>
                <w:bCs/>
                <w:color w:val="333333"/>
              </w:rPr>
              <w:t>rCSI</w:t>
            </w:r>
            <w:proofErr w:type="spellEnd"/>
          </w:p>
        </w:tc>
      </w:tr>
      <w:tr w:rsidR="00103D75" w14:paraId="60BF92BD" w14:textId="77777777" w:rsidTr="00796560">
        <w:tc>
          <w:tcPr>
            <w:tcW w:w="4729" w:type="dxa"/>
          </w:tcPr>
          <w:p w14:paraId="465FB103" w14:textId="334AAAC9"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52869E4F" wp14:editId="51D5370B">
                  <wp:extent cx="1383126" cy="3097464"/>
                  <wp:effectExtent l="0" t="0" r="7620" b="8255"/>
                  <wp:docPr id="19" name="Picture 3" descr="A close up of a map&#10;&#10;Description automatically generated">
                    <a:extLst xmlns:a="http://schemas.openxmlformats.org/drawingml/2006/main">
                      <a:ext uri="{FF2B5EF4-FFF2-40B4-BE49-F238E27FC236}">
                        <a16:creationId xmlns:a16="http://schemas.microsoft.com/office/drawing/2014/main" id="{F25F9004-C236-4371-91C3-02B7F1426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F25F9004-C236-4371-91C3-02B7F1426A8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11761" cy="3161591"/>
                          </a:xfrm>
                          <a:prstGeom prst="rect">
                            <a:avLst/>
                          </a:prstGeom>
                        </pic:spPr>
                      </pic:pic>
                    </a:graphicData>
                  </a:graphic>
                </wp:inline>
              </w:drawing>
            </w:r>
          </w:p>
        </w:tc>
        <w:tc>
          <w:tcPr>
            <w:tcW w:w="4621" w:type="dxa"/>
          </w:tcPr>
          <w:p w14:paraId="6016AB89" w14:textId="1FC45D78" w:rsidR="00794026" w:rsidRDefault="00794026" w:rsidP="00794026">
            <w:pPr>
              <w:jc w:val="center"/>
              <w:rPr>
                <w:rFonts w:ascii="Garamond" w:eastAsia="SimSun" w:hAnsi="Garamond" w:cs="Times"/>
                <w:b/>
                <w:bCs/>
                <w:color w:val="333333"/>
              </w:rPr>
            </w:pPr>
            <w:r w:rsidRPr="00794026">
              <w:rPr>
                <w:rFonts w:ascii="Garamond" w:eastAsia="SimSun" w:hAnsi="Garamond" w:cs="Times"/>
                <w:b/>
                <w:bCs/>
                <w:noProof/>
                <w:color w:val="333333"/>
              </w:rPr>
              <w:drawing>
                <wp:inline distT="0" distB="0" distL="0" distR="0" wp14:anchorId="4B42913F" wp14:editId="3CEBE342">
                  <wp:extent cx="1407400" cy="3096895"/>
                  <wp:effectExtent l="0" t="0" r="2540" b="8255"/>
                  <wp:docPr id="20" name="Picture 6" descr="A close up of a map&#10;&#10;Description automatically generated">
                    <a:extLst xmlns:a="http://schemas.openxmlformats.org/drawingml/2006/main">
                      <a:ext uri="{FF2B5EF4-FFF2-40B4-BE49-F238E27FC236}">
                        <a16:creationId xmlns:a16="http://schemas.microsoft.com/office/drawing/2014/main" id="{EFC0FC4F-FB34-4302-BFB8-2949C41BEC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EFC0FC4F-FB34-4302-BFB8-2949C41BEC2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27575" cy="3141290"/>
                          </a:xfrm>
                          <a:prstGeom prst="rect">
                            <a:avLst/>
                          </a:prstGeom>
                        </pic:spPr>
                      </pic:pic>
                    </a:graphicData>
                  </a:graphic>
                </wp:inline>
              </w:drawing>
            </w:r>
          </w:p>
        </w:tc>
      </w:tr>
      <w:tr w:rsidR="00103D75" w14:paraId="451C6FB7" w14:textId="77777777" w:rsidTr="00796560">
        <w:tc>
          <w:tcPr>
            <w:tcW w:w="4729" w:type="dxa"/>
          </w:tcPr>
          <w:p w14:paraId="306D530C" w14:textId="77777777" w:rsidR="00794026" w:rsidRDefault="00794026" w:rsidP="00D1438E">
            <w:pPr>
              <w:tabs>
                <w:tab w:val="left" w:pos="944"/>
              </w:tabs>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621" w:type="dxa"/>
          </w:tcPr>
          <w:p w14:paraId="6D17CCE5" w14:textId="77777777" w:rsidR="00794026" w:rsidRDefault="00794026"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794026" w14:paraId="07D19488" w14:textId="77777777" w:rsidTr="00796560">
        <w:tc>
          <w:tcPr>
            <w:tcW w:w="9350" w:type="dxa"/>
            <w:gridSpan w:val="2"/>
          </w:tcPr>
          <w:p w14:paraId="6EF6A980" w14:textId="77777777" w:rsidR="00794026" w:rsidRDefault="00794026" w:rsidP="00D1438E">
            <w:pPr>
              <w:rPr>
                <w:rFonts w:ascii="Garamond" w:eastAsia="SimSun" w:hAnsi="Garamond" w:cs="Times"/>
                <w:b/>
                <w:bCs/>
                <w:color w:val="333333"/>
              </w:rPr>
            </w:pPr>
            <w:r w:rsidRPr="00BA7279">
              <w:rPr>
                <w:rFonts w:ascii="Garamond" w:eastAsia="SimSun" w:hAnsi="Garamond" w:cs="Times"/>
                <w:b/>
                <w:bCs/>
                <w:noProof/>
                <w:color w:val="333333"/>
              </w:rPr>
              <w:drawing>
                <wp:anchor distT="0" distB="0" distL="114300" distR="114300" simplePos="0" relativeHeight="251675648" behindDoc="1" locked="0" layoutInCell="1" allowOverlap="1" wp14:anchorId="5E0DE864" wp14:editId="30534B62">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17"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69E401F1" w14:textId="30EE9C6A" w:rsidR="00B759AF" w:rsidRDefault="00B759AF" w:rsidP="00B759AF">
      <w:pPr>
        <w:jc w:val="center"/>
        <w:rPr>
          <w:rFonts w:ascii="Garamond" w:eastAsia="SimSun" w:hAnsi="Garamond" w:cs="Times"/>
          <w:b/>
          <w:bCs/>
          <w:color w:val="333333"/>
        </w:rPr>
      </w:pPr>
      <w:r>
        <w:rPr>
          <w:rFonts w:ascii="Garamond" w:eastAsia="SimSun" w:hAnsi="Garamond" w:cs="Times"/>
          <w:b/>
          <w:bCs/>
          <w:color w:val="333333"/>
        </w:rPr>
        <w:t xml:space="preserve">Fig. </w:t>
      </w:r>
      <w:r w:rsidR="00BF1EAC">
        <w:rPr>
          <w:rFonts w:ascii="Garamond" w:eastAsia="SimSun" w:hAnsi="Garamond" w:cs="Times"/>
          <w:b/>
          <w:bCs/>
          <w:color w:val="333333"/>
        </w:rPr>
        <w:t>A2</w:t>
      </w:r>
      <w:r>
        <w:rPr>
          <w:rFonts w:ascii="Garamond" w:eastAsia="SimSun" w:hAnsi="Garamond" w:cs="Times"/>
          <w:b/>
          <w:bCs/>
          <w:color w:val="333333"/>
        </w:rPr>
        <w:t xml:space="preserve"> </w:t>
      </w:r>
      <w:r w:rsidR="00A9678F">
        <w:rPr>
          <w:rFonts w:ascii="Garamond" w:eastAsia="SimSun" w:hAnsi="Garamond" w:cs="Times"/>
          <w:b/>
          <w:bCs/>
          <w:color w:val="333333"/>
        </w:rPr>
        <w:t xml:space="preserve">Error </w:t>
      </w:r>
      <w:r>
        <w:rPr>
          <w:rFonts w:ascii="Garamond" w:eastAsia="SimSun" w:hAnsi="Garamond" w:cs="Times"/>
          <w:b/>
          <w:bCs/>
          <w:color w:val="333333"/>
        </w:rPr>
        <w:t>Map</w:t>
      </w:r>
      <w:r w:rsidR="00A9678F">
        <w:rPr>
          <w:rFonts w:ascii="Garamond" w:eastAsia="SimSun" w:hAnsi="Garamond" w:cs="Times"/>
          <w:b/>
          <w:bCs/>
          <w:color w:val="333333"/>
        </w:rPr>
        <w:t>s</w:t>
      </w:r>
      <w:r>
        <w:rPr>
          <w:rFonts w:ascii="Garamond" w:eastAsia="SimSun" w:hAnsi="Garamond" w:cs="Times"/>
          <w:b/>
          <w:bCs/>
          <w:color w:val="333333"/>
        </w:rPr>
        <w:t xml:space="preserve"> of </w:t>
      </w:r>
      <w:r w:rsidR="00A9678F">
        <w:rPr>
          <w:rFonts w:ascii="Garamond" w:eastAsia="SimSun" w:hAnsi="Garamond" w:cs="Times"/>
          <w:b/>
          <w:bCs/>
          <w:color w:val="333333"/>
        </w:rPr>
        <w:t xml:space="preserve">Malawi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626"/>
      </w:tblGrid>
      <w:tr w:rsidR="003F7BAE" w:rsidRPr="002C2648" w14:paraId="05EABC5D" w14:textId="77777777" w:rsidTr="00D1438E">
        <w:tc>
          <w:tcPr>
            <w:tcW w:w="5000" w:type="pct"/>
            <w:gridSpan w:val="2"/>
          </w:tcPr>
          <w:p w14:paraId="1C230104"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lastRenderedPageBreak/>
              <w:t>Tanzania FCS</w:t>
            </w:r>
          </w:p>
        </w:tc>
      </w:tr>
      <w:tr w:rsidR="003F7BAE" w:rsidRPr="002C2648" w14:paraId="20C46FD9" w14:textId="77777777" w:rsidTr="00D1438E">
        <w:tc>
          <w:tcPr>
            <w:tcW w:w="5000" w:type="pct"/>
            <w:gridSpan w:val="2"/>
          </w:tcPr>
          <w:p w14:paraId="19490152" w14:textId="77777777" w:rsidR="003F7BAE" w:rsidRPr="002C2648" w:rsidRDefault="003F7BAE" w:rsidP="00D1438E">
            <w:pPr>
              <w:jc w:val="center"/>
              <w:rPr>
                <w:rFonts w:ascii="Garamond" w:eastAsia="SimSun" w:hAnsi="Garamond" w:cs="Times"/>
                <w:b/>
                <w:bCs/>
                <w:color w:val="333333"/>
              </w:rPr>
            </w:pPr>
          </w:p>
        </w:tc>
      </w:tr>
      <w:tr w:rsidR="003F7BAE" w:rsidRPr="002C2648" w14:paraId="2C6E5954" w14:textId="77777777" w:rsidTr="00D1438E">
        <w:tc>
          <w:tcPr>
            <w:tcW w:w="2529" w:type="pct"/>
          </w:tcPr>
          <w:p w14:paraId="2B038F21"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577D07B7" wp14:editId="729DEB3E">
                  <wp:extent cx="2914100" cy="2843092"/>
                  <wp:effectExtent l="0" t="0" r="635" b="0"/>
                  <wp:docPr id="3" name="Picture 2" descr="A picture containing text, map&#10;&#10;Description automatically generated">
                    <a:extLst xmlns:a="http://schemas.openxmlformats.org/drawingml/2006/main">
                      <a:ext uri="{FF2B5EF4-FFF2-40B4-BE49-F238E27FC236}">
                        <a16:creationId xmlns:a16="http://schemas.microsoft.com/office/drawing/2014/main" id="{F028F715-5C70-4B6C-A4D5-201E9FC40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text, map&#10;&#10;Description automatically generated">
                            <a:extLst>
                              <a:ext uri="{FF2B5EF4-FFF2-40B4-BE49-F238E27FC236}">
                                <a16:creationId xmlns:a16="http://schemas.microsoft.com/office/drawing/2014/main" id="{F028F715-5C70-4B6C-A4D5-201E9FC4080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31480" cy="2860048"/>
                          </a:xfrm>
                          <a:prstGeom prst="rect">
                            <a:avLst/>
                          </a:prstGeom>
                        </pic:spPr>
                      </pic:pic>
                    </a:graphicData>
                  </a:graphic>
                </wp:inline>
              </w:drawing>
            </w:r>
          </w:p>
        </w:tc>
        <w:tc>
          <w:tcPr>
            <w:tcW w:w="2471" w:type="pct"/>
          </w:tcPr>
          <w:p w14:paraId="4296C0C7"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2F569BB7" wp14:editId="28A08E6E">
                  <wp:extent cx="2871218" cy="2773936"/>
                  <wp:effectExtent l="0" t="0" r="5715" b="7620"/>
                  <wp:docPr id="6" name="Picture 5" descr="A picture containing text, map&#10;&#10;Description automatically generated">
                    <a:extLst xmlns:a="http://schemas.openxmlformats.org/drawingml/2006/main">
                      <a:ext uri="{FF2B5EF4-FFF2-40B4-BE49-F238E27FC236}">
                        <a16:creationId xmlns:a16="http://schemas.microsoft.com/office/drawing/2014/main" id="{A81731FB-4ACA-48C8-A3FA-775842155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map&#10;&#10;Description automatically generated">
                            <a:extLst>
                              <a:ext uri="{FF2B5EF4-FFF2-40B4-BE49-F238E27FC236}">
                                <a16:creationId xmlns:a16="http://schemas.microsoft.com/office/drawing/2014/main" id="{A81731FB-4ACA-48C8-A3FA-7758421559E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16018" cy="2817218"/>
                          </a:xfrm>
                          <a:prstGeom prst="rect">
                            <a:avLst/>
                          </a:prstGeom>
                        </pic:spPr>
                      </pic:pic>
                    </a:graphicData>
                  </a:graphic>
                </wp:inline>
              </w:drawing>
            </w:r>
          </w:p>
        </w:tc>
      </w:tr>
      <w:tr w:rsidR="003F7BAE" w:rsidRPr="002C2648" w14:paraId="7503455E" w14:textId="77777777" w:rsidTr="00D1438E">
        <w:tc>
          <w:tcPr>
            <w:tcW w:w="2529" w:type="pct"/>
          </w:tcPr>
          <w:p w14:paraId="2065A67D"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t>Baseline</w:t>
            </w:r>
          </w:p>
        </w:tc>
        <w:tc>
          <w:tcPr>
            <w:tcW w:w="2471" w:type="pct"/>
          </w:tcPr>
          <w:p w14:paraId="76B0BB02" w14:textId="77777777" w:rsidR="003F7BAE" w:rsidRPr="002C2648" w:rsidRDefault="003F7BAE"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3F7BAE" w:rsidRPr="002C2648" w14:paraId="3BDA4EE9" w14:textId="77777777" w:rsidTr="00D1438E">
        <w:tc>
          <w:tcPr>
            <w:tcW w:w="5000" w:type="pct"/>
            <w:gridSpan w:val="2"/>
          </w:tcPr>
          <w:p w14:paraId="19891AEA" w14:textId="77777777" w:rsidR="003F7BAE" w:rsidRPr="002C2648" w:rsidRDefault="003F7BAE" w:rsidP="00D1438E">
            <w:pPr>
              <w:jc w:val="center"/>
              <w:rPr>
                <w:rFonts w:ascii="Garamond" w:eastAsia="SimSun" w:hAnsi="Garamond" w:cs="Times"/>
                <w:b/>
                <w:bCs/>
                <w:color w:val="333333"/>
              </w:rPr>
            </w:pPr>
          </w:p>
        </w:tc>
      </w:tr>
      <w:tr w:rsidR="003F7BAE" w:rsidRPr="002C2648" w14:paraId="6E91B896" w14:textId="77777777" w:rsidTr="00D1438E">
        <w:tc>
          <w:tcPr>
            <w:tcW w:w="5000" w:type="pct"/>
            <w:gridSpan w:val="2"/>
          </w:tcPr>
          <w:p w14:paraId="41121A8F" w14:textId="77777777" w:rsidR="003F7BAE" w:rsidRPr="002C2648" w:rsidRDefault="003F7BAE" w:rsidP="00D1438E">
            <w:pPr>
              <w:jc w:val="center"/>
              <w:rPr>
                <w:rFonts w:ascii="Garamond" w:eastAsia="SimSun" w:hAnsi="Garamond" w:cs="Times"/>
                <w:b/>
                <w:bCs/>
                <w:color w:val="333333"/>
              </w:rPr>
            </w:pPr>
            <w:r w:rsidRPr="002C2648">
              <w:rPr>
                <w:rFonts w:ascii="Garamond" w:eastAsia="SimSun" w:hAnsi="Garamond" w:cs="Times"/>
                <w:b/>
                <w:bCs/>
                <w:color w:val="333333"/>
              </w:rPr>
              <w:t xml:space="preserve">Tanzania </w:t>
            </w:r>
            <w:proofErr w:type="spellStart"/>
            <w:r w:rsidRPr="002C2648">
              <w:rPr>
                <w:rFonts w:ascii="Garamond" w:eastAsia="SimSun" w:hAnsi="Garamond" w:cs="Times"/>
                <w:b/>
                <w:bCs/>
                <w:color w:val="333333"/>
              </w:rPr>
              <w:t>rCSI</w:t>
            </w:r>
            <w:proofErr w:type="spellEnd"/>
          </w:p>
        </w:tc>
      </w:tr>
      <w:tr w:rsidR="003F7BAE" w:rsidRPr="002C2648" w14:paraId="67B8F05F" w14:textId="77777777" w:rsidTr="00D1438E">
        <w:tc>
          <w:tcPr>
            <w:tcW w:w="5000" w:type="pct"/>
            <w:gridSpan w:val="2"/>
          </w:tcPr>
          <w:p w14:paraId="67634E1F" w14:textId="77777777" w:rsidR="003F7BAE" w:rsidRPr="002C2648" w:rsidRDefault="003F7BAE" w:rsidP="00D1438E">
            <w:pPr>
              <w:jc w:val="center"/>
              <w:rPr>
                <w:rFonts w:ascii="Garamond" w:eastAsia="SimSun" w:hAnsi="Garamond" w:cs="Times"/>
                <w:b/>
                <w:bCs/>
                <w:color w:val="333333"/>
              </w:rPr>
            </w:pPr>
          </w:p>
        </w:tc>
      </w:tr>
      <w:tr w:rsidR="003F7BAE" w:rsidRPr="002C2648" w14:paraId="5035BEEA" w14:textId="77777777" w:rsidTr="00D1438E">
        <w:tc>
          <w:tcPr>
            <w:tcW w:w="2529" w:type="pct"/>
          </w:tcPr>
          <w:p w14:paraId="3CEA690B"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3284C85C" wp14:editId="2B074651">
                  <wp:extent cx="3010430" cy="2773936"/>
                  <wp:effectExtent l="0" t="0" r="0" b="7620"/>
                  <wp:docPr id="1" name="Picture 6" descr="A picture containing text, map&#10;&#10;Description automatically generated">
                    <a:extLst xmlns:a="http://schemas.openxmlformats.org/drawingml/2006/main">
                      <a:ext uri="{FF2B5EF4-FFF2-40B4-BE49-F238E27FC236}">
                        <a16:creationId xmlns:a16="http://schemas.microsoft.com/office/drawing/2014/main" id="{682915BB-0A27-497B-947D-F6A067EF86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text, map&#10;&#10;Description automatically generated">
                            <a:extLst>
                              <a:ext uri="{FF2B5EF4-FFF2-40B4-BE49-F238E27FC236}">
                                <a16:creationId xmlns:a16="http://schemas.microsoft.com/office/drawing/2014/main" id="{682915BB-0A27-497B-947D-F6A067EF86D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21108" cy="2783775"/>
                          </a:xfrm>
                          <a:prstGeom prst="rect">
                            <a:avLst/>
                          </a:prstGeom>
                        </pic:spPr>
                      </pic:pic>
                    </a:graphicData>
                  </a:graphic>
                </wp:inline>
              </w:drawing>
            </w:r>
          </w:p>
        </w:tc>
        <w:tc>
          <w:tcPr>
            <w:tcW w:w="2471" w:type="pct"/>
          </w:tcPr>
          <w:p w14:paraId="07CCA07E" w14:textId="77777777" w:rsidR="003F7BAE" w:rsidRPr="002C2648"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inline distT="0" distB="0" distL="0" distR="0" wp14:anchorId="5121638C" wp14:editId="08F4CEB3">
                  <wp:extent cx="2938004" cy="2773680"/>
                  <wp:effectExtent l="0" t="0" r="0" b="7620"/>
                  <wp:docPr id="4" name="Picture 3" descr="A picture containing text, map&#10;&#10;Description automatically generated">
                    <a:extLst xmlns:a="http://schemas.openxmlformats.org/drawingml/2006/main">
                      <a:ext uri="{FF2B5EF4-FFF2-40B4-BE49-F238E27FC236}">
                        <a16:creationId xmlns:a16="http://schemas.microsoft.com/office/drawing/2014/main" id="{A00BD536-A01E-4DB8-8D7B-5B674DBC45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A00BD536-A01E-4DB8-8D7B-5B674DBC452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49889" cy="2784900"/>
                          </a:xfrm>
                          <a:prstGeom prst="rect">
                            <a:avLst/>
                          </a:prstGeom>
                        </pic:spPr>
                      </pic:pic>
                    </a:graphicData>
                  </a:graphic>
                </wp:inline>
              </w:drawing>
            </w:r>
          </w:p>
        </w:tc>
      </w:tr>
      <w:tr w:rsidR="003F7BAE" w:rsidRPr="002C2648" w14:paraId="6A083001" w14:textId="77777777" w:rsidTr="00D1438E">
        <w:tc>
          <w:tcPr>
            <w:tcW w:w="2529" w:type="pct"/>
          </w:tcPr>
          <w:p w14:paraId="38E9F93D" w14:textId="77777777" w:rsidR="003F7BAE" w:rsidRPr="002C2648" w:rsidRDefault="003F7BAE" w:rsidP="00D1438E">
            <w:pPr>
              <w:tabs>
                <w:tab w:val="left" w:pos="944"/>
              </w:tabs>
              <w:jc w:val="center"/>
              <w:rPr>
                <w:rFonts w:ascii="Garamond" w:eastAsia="SimSun" w:hAnsi="Garamond" w:cs="Times"/>
                <w:b/>
                <w:bCs/>
                <w:color w:val="333333"/>
              </w:rPr>
            </w:pPr>
            <w:r w:rsidRPr="002C2648">
              <w:rPr>
                <w:rFonts w:ascii="Garamond" w:eastAsia="SimSun" w:hAnsi="Garamond" w:cs="Times"/>
                <w:b/>
                <w:bCs/>
                <w:color w:val="333333"/>
              </w:rPr>
              <w:t>Baseline</w:t>
            </w:r>
          </w:p>
        </w:tc>
        <w:tc>
          <w:tcPr>
            <w:tcW w:w="2471" w:type="pct"/>
          </w:tcPr>
          <w:p w14:paraId="030B7806" w14:textId="77777777" w:rsidR="003F7BAE" w:rsidRPr="002C2648" w:rsidRDefault="003F7BAE"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3F7BAE" w14:paraId="7D378F2F" w14:textId="77777777" w:rsidTr="00D1438E">
        <w:tc>
          <w:tcPr>
            <w:tcW w:w="5000" w:type="pct"/>
            <w:gridSpan w:val="2"/>
          </w:tcPr>
          <w:p w14:paraId="57268E8D" w14:textId="77777777" w:rsidR="003F7BAE" w:rsidRDefault="003F7BAE" w:rsidP="00D1438E">
            <w:pPr>
              <w:rPr>
                <w:rFonts w:ascii="Garamond" w:eastAsia="SimSun" w:hAnsi="Garamond" w:cs="Times"/>
                <w:b/>
                <w:bCs/>
                <w:color w:val="333333"/>
              </w:rPr>
            </w:pPr>
            <w:r w:rsidRPr="002C2648">
              <w:rPr>
                <w:rFonts w:ascii="Garamond" w:eastAsia="SimSun" w:hAnsi="Garamond" w:cs="Times"/>
                <w:b/>
                <w:bCs/>
                <w:noProof/>
                <w:color w:val="333333"/>
              </w:rPr>
              <w:drawing>
                <wp:anchor distT="0" distB="0" distL="114300" distR="114300" simplePos="0" relativeHeight="251679744" behindDoc="1" locked="0" layoutInCell="1" allowOverlap="1" wp14:anchorId="32AA5E87" wp14:editId="4CF92F0B">
                  <wp:simplePos x="0" y="0"/>
                  <wp:positionH relativeFrom="column">
                    <wp:posOffset>4035260</wp:posOffset>
                  </wp:positionH>
                  <wp:positionV relativeFrom="paragraph">
                    <wp:posOffset>0</wp:posOffset>
                  </wp:positionV>
                  <wp:extent cx="1529080" cy="1136650"/>
                  <wp:effectExtent l="0" t="0" r="0" b="6350"/>
                  <wp:wrapTight wrapText="bothSides">
                    <wp:wrapPolygon edited="0">
                      <wp:start x="0" y="0"/>
                      <wp:lineTo x="0" y="21359"/>
                      <wp:lineTo x="21259" y="21359"/>
                      <wp:lineTo x="21259" y="0"/>
                      <wp:lineTo x="0" y="0"/>
                    </wp:wrapPolygon>
                  </wp:wrapTight>
                  <wp:docPr id="9"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29080" cy="1136650"/>
                          </a:xfrm>
                          <a:prstGeom prst="rect">
                            <a:avLst/>
                          </a:prstGeom>
                        </pic:spPr>
                      </pic:pic>
                    </a:graphicData>
                  </a:graphic>
                  <wp14:sizeRelH relativeFrom="margin">
                    <wp14:pctWidth>0</wp14:pctWidth>
                  </wp14:sizeRelH>
                  <wp14:sizeRelV relativeFrom="margin">
                    <wp14:pctHeight>0</wp14:pctHeight>
                  </wp14:sizeRelV>
                </wp:anchor>
              </w:drawing>
            </w:r>
          </w:p>
        </w:tc>
      </w:tr>
    </w:tbl>
    <w:p w14:paraId="7EF7484A" w14:textId="77777777" w:rsidR="000B1CD2" w:rsidRDefault="000B1CD2" w:rsidP="00752093">
      <w:pPr>
        <w:rPr>
          <w:rFonts w:ascii="Garamond" w:eastAsia="SimSun" w:hAnsi="Garamond" w:cs="Times"/>
          <w:b/>
          <w:bCs/>
          <w:color w:val="333333"/>
        </w:rPr>
      </w:pPr>
    </w:p>
    <w:p w14:paraId="1BD4E64B" w14:textId="26F6C389" w:rsidR="000D74F8" w:rsidRDefault="000D74F8">
      <w:pPr>
        <w:rPr>
          <w:rFonts w:ascii="Garamond" w:eastAsia="SimSun" w:hAnsi="Garamond" w:cs="Times"/>
          <w:b/>
          <w:bCs/>
          <w:color w:val="333333"/>
        </w:rPr>
      </w:pPr>
    </w:p>
    <w:p w14:paraId="63B817DD" w14:textId="287862DC" w:rsidR="0085720E" w:rsidRDefault="0085720E">
      <w:pPr>
        <w:rPr>
          <w:rFonts w:ascii="Garamond" w:eastAsia="SimSun" w:hAnsi="Garamond" w:cs="Times"/>
          <w:b/>
          <w:bCs/>
          <w:color w:val="333333"/>
        </w:rPr>
      </w:pPr>
    </w:p>
    <w:p w14:paraId="77F2B74F" w14:textId="0CA461CC" w:rsidR="0085720E" w:rsidRDefault="0085720E" w:rsidP="0085720E">
      <w:pPr>
        <w:jc w:val="center"/>
        <w:rPr>
          <w:rFonts w:ascii="Garamond" w:eastAsia="SimSun" w:hAnsi="Garamond" w:cs="Times"/>
          <w:b/>
          <w:bCs/>
          <w:color w:val="333333"/>
        </w:rPr>
      </w:pPr>
      <w:r>
        <w:rPr>
          <w:rFonts w:ascii="Garamond" w:eastAsia="SimSun" w:hAnsi="Garamond" w:cs="Times"/>
          <w:b/>
          <w:bCs/>
          <w:color w:val="333333"/>
        </w:rPr>
        <w:t>Fig. A3 Error Maps of</w:t>
      </w:r>
      <w:r w:rsidR="0091726B">
        <w:rPr>
          <w:rFonts w:ascii="Garamond" w:eastAsia="SimSun" w:hAnsi="Garamond" w:cs="Times"/>
          <w:b/>
          <w:bCs/>
          <w:color w:val="333333"/>
        </w:rPr>
        <w:t xml:space="preserve"> Tanzania</w:t>
      </w:r>
    </w:p>
    <w:p w14:paraId="2D756924" w14:textId="0C4F4E0B" w:rsidR="0085720E" w:rsidRDefault="0085720E">
      <w:pPr>
        <w:rPr>
          <w:rFonts w:ascii="Garamond" w:eastAsia="SimSun" w:hAnsi="Garamond" w:cs="Times"/>
          <w:b/>
          <w:bCs/>
          <w:color w:val="333333"/>
        </w:rPr>
      </w:pPr>
    </w:p>
    <w:p w14:paraId="5971A5CE" w14:textId="77777777" w:rsidR="0085720E" w:rsidRDefault="0085720E">
      <w:pPr>
        <w:rPr>
          <w:rFonts w:ascii="Garamond" w:eastAsia="SimSun" w:hAnsi="Garamond" w:cs="Times"/>
          <w:b/>
          <w:bCs/>
          <w:color w:val="33333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758"/>
      </w:tblGrid>
      <w:tr w:rsidR="000D74F8" w14:paraId="21E75717" w14:textId="77777777" w:rsidTr="00E630F0">
        <w:tc>
          <w:tcPr>
            <w:tcW w:w="9350" w:type="dxa"/>
            <w:gridSpan w:val="2"/>
          </w:tcPr>
          <w:p w14:paraId="51937B20" w14:textId="59ECDB58" w:rsidR="000D74F8" w:rsidRPr="009679C9" w:rsidRDefault="000D74F8" w:rsidP="00D1438E">
            <w:pPr>
              <w:jc w:val="center"/>
              <w:rPr>
                <w:rFonts w:ascii="Garamond" w:eastAsia="SimSun" w:hAnsi="Garamond" w:cs="Times"/>
                <w:b/>
                <w:bCs/>
                <w:color w:val="333333"/>
              </w:rPr>
            </w:pPr>
            <w:r>
              <w:rPr>
                <w:rFonts w:ascii="Garamond" w:eastAsia="SimSun" w:hAnsi="Garamond" w:cs="Times"/>
                <w:b/>
                <w:bCs/>
                <w:color w:val="333333"/>
              </w:rPr>
              <w:t>Uganda FCS</w:t>
            </w:r>
          </w:p>
        </w:tc>
      </w:tr>
      <w:tr w:rsidR="00103D75" w14:paraId="5F32D105" w14:textId="77777777" w:rsidTr="00E630F0">
        <w:tc>
          <w:tcPr>
            <w:tcW w:w="4843" w:type="dxa"/>
          </w:tcPr>
          <w:p w14:paraId="4304C660" w14:textId="008E22F6" w:rsidR="000D74F8" w:rsidRDefault="000D74F8" w:rsidP="00D1438E">
            <w:pPr>
              <w:tabs>
                <w:tab w:val="left" w:pos="2844"/>
              </w:tabs>
              <w:jc w:val="center"/>
              <w:rPr>
                <w:rFonts w:ascii="Garamond" w:eastAsia="SimSun" w:hAnsi="Garamond" w:cs="Times"/>
                <w:b/>
                <w:bCs/>
                <w:color w:val="333333"/>
              </w:rPr>
            </w:pPr>
            <w:r w:rsidRPr="000D74F8">
              <w:rPr>
                <w:rFonts w:ascii="Garamond" w:eastAsia="SimSun" w:hAnsi="Garamond" w:cs="Times"/>
                <w:b/>
                <w:bCs/>
                <w:noProof/>
                <w:color w:val="333333"/>
              </w:rPr>
              <w:drawing>
                <wp:inline distT="0" distB="0" distL="0" distR="0" wp14:anchorId="67DFF209" wp14:editId="3B0D83F2">
                  <wp:extent cx="3164151" cy="3204242"/>
                  <wp:effectExtent l="0" t="0" r="0" b="0"/>
                  <wp:docPr id="27" name="Picture 18" descr="A close up of a map&#10;&#10;Description automatically generated">
                    <a:extLst xmlns:a="http://schemas.openxmlformats.org/drawingml/2006/main">
                      <a:ext uri="{FF2B5EF4-FFF2-40B4-BE49-F238E27FC236}">
                        <a16:creationId xmlns:a16="http://schemas.microsoft.com/office/drawing/2014/main" id="{CB5FDD50-AAC0-43FC-9F8F-6DED4AB0F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close up of a map&#10;&#10;Description automatically generated">
                            <a:extLst>
                              <a:ext uri="{FF2B5EF4-FFF2-40B4-BE49-F238E27FC236}">
                                <a16:creationId xmlns:a16="http://schemas.microsoft.com/office/drawing/2014/main" id="{CB5FDD50-AAC0-43FC-9F8F-6DED4AB0F749}"/>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76769" cy="3217020"/>
                          </a:xfrm>
                          <a:prstGeom prst="rect">
                            <a:avLst/>
                          </a:prstGeom>
                        </pic:spPr>
                      </pic:pic>
                    </a:graphicData>
                  </a:graphic>
                </wp:inline>
              </w:drawing>
            </w:r>
          </w:p>
        </w:tc>
        <w:tc>
          <w:tcPr>
            <w:tcW w:w="4507" w:type="dxa"/>
          </w:tcPr>
          <w:p w14:paraId="293B337B" w14:textId="18FAB65E" w:rsidR="000D74F8" w:rsidRDefault="000D74F8" w:rsidP="00D1438E">
            <w:pPr>
              <w:jc w:val="center"/>
              <w:rPr>
                <w:rFonts w:ascii="Garamond" w:eastAsia="SimSun" w:hAnsi="Garamond" w:cs="Times"/>
                <w:b/>
                <w:bCs/>
                <w:color w:val="333333"/>
              </w:rPr>
            </w:pPr>
            <w:r w:rsidRPr="000D74F8">
              <w:rPr>
                <w:rFonts w:ascii="Garamond" w:eastAsia="SimSun" w:hAnsi="Garamond" w:cs="Times"/>
                <w:b/>
                <w:bCs/>
                <w:noProof/>
                <w:color w:val="333333"/>
              </w:rPr>
              <w:drawing>
                <wp:inline distT="0" distB="0" distL="0" distR="0" wp14:anchorId="6532EF7D" wp14:editId="2C4E4ECF">
                  <wp:extent cx="3269098" cy="3204210"/>
                  <wp:effectExtent l="0" t="0" r="7620" b="0"/>
                  <wp:docPr id="11" name="Picture 10" descr="A picture containing text, map&#10;&#10;Description automatically generated">
                    <a:extLst xmlns:a="http://schemas.openxmlformats.org/drawingml/2006/main">
                      <a:ext uri="{FF2B5EF4-FFF2-40B4-BE49-F238E27FC236}">
                        <a16:creationId xmlns:a16="http://schemas.microsoft.com/office/drawing/2014/main" id="{A4B5590B-4CE3-43E7-A0DD-BB69F91C9C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text, map&#10;&#10;Description automatically generated">
                            <a:extLst>
                              <a:ext uri="{FF2B5EF4-FFF2-40B4-BE49-F238E27FC236}">
                                <a16:creationId xmlns:a16="http://schemas.microsoft.com/office/drawing/2014/main" id="{A4B5590B-4CE3-43E7-A0DD-BB69F91C9C2C}"/>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99887" cy="3234388"/>
                          </a:xfrm>
                          <a:prstGeom prst="rect">
                            <a:avLst/>
                          </a:prstGeom>
                        </pic:spPr>
                      </pic:pic>
                    </a:graphicData>
                  </a:graphic>
                </wp:inline>
              </w:drawing>
            </w:r>
          </w:p>
        </w:tc>
      </w:tr>
      <w:tr w:rsidR="00E630F0" w14:paraId="79B43D45" w14:textId="77777777" w:rsidTr="00E630F0">
        <w:tc>
          <w:tcPr>
            <w:tcW w:w="4843" w:type="dxa"/>
          </w:tcPr>
          <w:p w14:paraId="3B8996C4" w14:textId="77777777" w:rsidR="000D74F8" w:rsidRPr="009679C9" w:rsidRDefault="000D74F8" w:rsidP="00D1438E">
            <w:pPr>
              <w:jc w:val="center"/>
              <w:rPr>
                <w:rFonts w:ascii="Garamond" w:eastAsia="SimSun" w:hAnsi="Garamond" w:cs="Times"/>
                <w:b/>
                <w:bCs/>
                <w:color w:val="333333"/>
              </w:rPr>
            </w:pPr>
            <w:r w:rsidRPr="00BA7279">
              <w:rPr>
                <w:rFonts w:ascii="Garamond" w:eastAsia="SimSun" w:hAnsi="Garamond" w:cs="Times"/>
                <w:b/>
                <w:bCs/>
                <w:color w:val="333333"/>
              </w:rPr>
              <w:t>Baseline</w:t>
            </w:r>
          </w:p>
        </w:tc>
        <w:tc>
          <w:tcPr>
            <w:tcW w:w="4507" w:type="dxa"/>
          </w:tcPr>
          <w:p w14:paraId="2869B0E6" w14:textId="77777777" w:rsidR="000D74F8" w:rsidRPr="009679C9" w:rsidRDefault="000D74F8" w:rsidP="00D1438E">
            <w:pPr>
              <w:jc w:val="center"/>
              <w:rPr>
                <w:rFonts w:ascii="Garamond" w:eastAsia="SimSun" w:hAnsi="Garamond" w:cs="Times"/>
                <w:b/>
                <w:bCs/>
                <w:color w:val="333333"/>
              </w:rPr>
            </w:pPr>
            <w:r w:rsidRPr="00BA7279">
              <w:rPr>
                <w:rFonts w:ascii="Garamond" w:eastAsia="SimSun" w:hAnsi="Garamond" w:cs="Times"/>
                <w:b/>
                <w:bCs/>
                <w:color w:val="333333"/>
              </w:rPr>
              <w:t>ML + oversample</w:t>
            </w:r>
          </w:p>
        </w:tc>
      </w:tr>
      <w:tr w:rsidR="000D74F8" w14:paraId="5D5DC55E" w14:textId="77777777" w:rsidTr="00E630F0">
        <w:tc>
          <w:tcPr>
            <w:tcW w:w="9350" w:type="dxa"/>
            <w:gridSpan w:val="2"/>
          </w:tcPr>
          <w:p w14:paraId="1784D14A" w14:textId="77777777" w:rsidR="000D74F8" w:rsidRDefault="000D74F8" w:rsidP="00D1438E">
            <w:pPr>
              <w:rPr>
                <w:rFonts w:ascii="Garamond" w:eastAsia="SimSun" w:hAnsi="Garamond" w:cs="Times"/>
                <w:b/>
                <w:bCs/>
                <w:color w:val="333333"/>
              </w:rPr>
            </w:pPr>
            <w:r w:rsidRPr="00BA7279">
              <w:rPr>
                <w:rFonts w:ascii="Garamond" w:eastAsia="SimSun" w:hAnsi="Garamond" w:cs="Times"/>
                <w:b/>
                <w:bCs/>
                <w:noProof/>
                <w:color w:val="333333"/>
              </w:rPr>
              <w:drawing>
                <wp:anchor distT="0" distB="0" distL="114300" distR="114300" simplePos="0" relativeHeight="251677696" behindDoc="1" locked="0" layoutInCell="1" allowOverlap="1" wp14:anchorId="33EE864C" wp14:editId="60A2E826">
                  <wp:simplePos x="0" y="0"/>
                  <wp:positionH relativeFrom="column">
                    <wp:posOffset>4034790</wp:posOffset>
                  </wp:positionH>
                  <wp:positionV relativeFrom="paragraph">
                    <wp:posOffset>635</wp:posOffset>
                  </wp:positionV>
                  <wp:extent cx="1398270" cy="1039495"/>
                  <wp:effectExtent l="0" t="0" r="0" b="8255"/>
                  <wp:wrapTight wrapText="bothSides">
                    <wp:wrapPolygon edited="0">
                      <wp:start x="0" y="0"/>
                      <wp:lineTo x="0" y="21376"/>
                      <wp:lineTo x="21188" y="21376"/>
                      <wp:lineTo x="21188" y="0"/>
                      <wp:lineTo x="0" y="0"/>
                    </wp:wrapPolygon>
                  </wp:wrapTight>
                  <wp:docPr id="25" name="Picture 8" descr="A screenshot of a cell phone&#10;&#10;Description automatically generated">
                    <a:extLst xmlns:a="http://schemas.openxmlformats.org/drawingml/2006/main">
                      <a:ext uri="{FF2B5EF4-FFF2-40B4-BE49-F238E27FC236}">
                        <a16:creationId xmlns:a16="http://schemas.microsoft.com/office/drawing/2014/main" id="{02F85714-33CB-4CEB-86C9-A5EFAB3056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ell phone&#10;&#10;Description automatically generated">
                            <a:extLst>
                              <a:ext uri="{FF2B5EF4-FFF2-40B4-BE49-F238E27FC236}">
                                <a16:creationId xmlns:a16="http://schemas.microsoft.com/office/drawing/2014/main" id="{02F85714-33CB-4CEB-86C9-A5EFAB3056C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398270" cy="1039495"/>
                          </a:xfrm>
                          <a:prstGeom prst="rect">
                            <a:avLst/>
                          </a:prstGeom>
                        </pic:spPr>
                      </pic:pic>
                    </a:graphicData>
                  </a:graphic>
                  <wp14:sizeRelH relativeFrom="margin">
                    <wp14:pctWidth>0</wp14:pctWidth>
                  </wp14:sizeRelH>
                  <wp14:sizeRelV relativeFrom="margin">
                    <wp14:pctHeight>0</wp14:pctHeight>
                  </wp14:sizeRelV>
                </wp:anchor>
              </w:drawing>
            </w:r>
          </w:p>
        </w:tc>
      </w:tr>
    </w:tbl>
    <w:p w14:paraId="4D782FF7" w14:textId="0D449A02" w:rsidR="009679C9" w:rsidRDefault="009679C9">
      <w:pPr>
        <w:rPr>
          <w:rFonts w:ascii="Garamond" w:eastAsia="SimSun" w:hAnsi="Garamond" w:cs="Times"/>
          <w:b/>
          <w:bCs/>
          <w:color w:val="333333"/>
        </w:rPr>
      </w:pPr>
    </w:p>
    <w:p w14:paraId="1E8F6519" w14:textId="611B59B4" w:rsidR="004F307D" w:rsidRDefault="004F307D" w:rsidP="004F307D">
      <w:pPr>
        <w:jc w:val="center"/>
        <w:rPr>
          <w:rFonts w:ascii="Garamond" w:eastAsia="SimSun" w:hAnsi="Garamond" w:cs="Times"/>
          <w:b/>
          <w:bCs/>
          <w:color w:val="333333"/>
        </w:rPr>
      </w:pPr>
      <w:r>
        <w:rPr>
          <w:rFonts w:ascii="Garamond" w:eastAsia="SimSun" w:hAnsi="Garamond" w:cs="Times"/>
          <w:b/>
          <w:bCs/>
          <w:color w:val="333333"/>
        </w:rPr>
        <w:t>Fig. A</w:t>
      </w:r>
      <w:r w:rsidR="00217F51">
        <w:rPr>
          <w:rFonts w:ascii="Garamond" w:eastAsia="SimSun" w:hAnsi="Garamond" w:cs="Times"/>
          <w:b/>
          <w:bCs/>
          <w:color w:val="333333"/>
        </w:rPr>
        <w:t>4</w:t>
      </w:r>
      <w:r>
        <w:rPr>
          <w:rFonts w:ascii="Garamond" w:eastAsia="SimSun" w:hAnsi="Garamond" w:cs="Times"/>
          <w:b/>
          <w:bCs/>
          <w:color w:val="333333"/>
        </w:rPr>
        <w:t xml:space="preserve"> Error Maps of Uganda</w:t>
      </w:r>
    </w:p>
    <w:p w14:paraId="6EFC4022" w14:textId="77777777" w:rsidR="00F477F8" w:rsidRDefault="00F477F8">
      <w:pPr>
        <w:rPr>
          <w:rFonts w:ascii="Garamond" w:eastAsia="SimSun" w:hAnsi="Garamond" w:cs="Times"/>
          <w:b/>
          <w:bCs/>
          <w:color w:val="333333"/>
        </w:rPr>
      </w:pPr>
    </w:p>
    <w:p w14:paraId="1E77CB8D" w14:textId="4B4844EB" w:rsidR="00CE0039" w:rsidRDefault="00CE0039">
      <w:pPr>
        <w:rPr>
          <w:rFonts w:ascii="Garamond" w:eastAsia="SimSun" w:hAnsi="Garamond" w:cs="Times"/>
          <w:b/>
          <w:bCs/>
          <w:color w:val="333333"/>
        </w:rPr>
      </w:pPr>
      <w:r>
        <w:rPr>
          <w:rFonts w:ascii="Garamond" w:eastAsia="SimSun" w:hAnsi="Garamond" w:cs="Times"/>
          <w:b/>
          <w:bCs/>
          <w:color w:val="333333"/>
        </w:rPr>
        <w:br w:type="page"/>
      </w:r>
    </w:p>
    <w:p w14:paraId="2E88BCBF"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Blumenstock</w:t>
      </w:r>
      <w:proofErr w:type="spellEnd"/>
      <w:r w:rsidRPr="00BF7061">
        <w:rPr>
          <w:rFonts w:ascii="Garamond" w:eastAsia="SimSun" w:hAnsi="Garamond"/>
          <w:color w:val="333333"/>
          <w:sz w:val="22"/>
        </w:rPr>
        <w:t xml:space="preserve">,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20D9B10B"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r w:rsidR="00EE6B3D" w:rsidRPr="00ED25C2">
        <w:rPr>
          <w:rFonts w:ascii="Garamond" w:eastAsia="SimSun" w:hAnsi="Garamond"/>
          <w:color w:val="333333"/>
          <w:sz w:val="22"/>
        </w:rPr>
        <w:t>costs?</w:t>
      </w:r>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w:t>
      </w:r>
      <w:r w:rsidR="00E97B33">
        <w:rPr>
          <w:rFonts w:ascii="Garamond" w:eastAsia="SimSun" w:hAnsi="Garamond"/>
          <w:color w:val="333333"/>
          <w:sz w:val="22"/>
        </w:rPr>
        <w:t>,</w:t>
      </w:r>
      <w:r w:rsidRPr="00ED25C2">
        <w:rPr>
          <w:rFonts w:ascii="Garamond" w:eastAsia="SimSun" w:hAnsi="Garamond"/>
          <w:color w:val="333333"/>
          <w:sz w:val="22"/>
        </w:rPr>
        <w:t xml:space="preserve">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25"/>
      <w:footerReference w:type="default" r:id="rId26"/>
      <w:footerReference w:type="first" r:id="rId27"/>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in Coniker Lentz" w:date="2020-01-01T13:38:00Z" w:initials="ECL">
    <w:p w14:paraId="306108D2" w14:textId="77777777" w:rsidR="00527E58" w:rsidRDefault="00527E58">
      <w:pPr>
        <w:pStyle w:val="CommentText"/>
      </w:pPr>
      <w:r>
        <w:rPr>
          <w:rStyle w:val="CommentReference"/>
        </w:rPr>
        <w:annotationRef/>
      </w:r>
      <w:r>
        <w:t xml:space="preserve">Hi Yujun, Thanks for sharing this with me. It looks like it is off to a great start. I hope the defense went well. </w:t>
      </w:r>
    </w:p>
    <w:p w14:paraId="228EF6C5" w14:textId="77777777" w:rsidR="00527E58" w:rsidRDefault="00527E58">
      <w:pPr>
        <w:pStyle w:val="CommentText"/>
      </w:pPr>
    </w:p>
    <w:p w14:paraId="057F304A" w14:textId="38A6B015" w:rsidR="00527E58" w:rsidRDefault="00527E58">
      <w:pPr>
        <w:pStyle w:val="CommentText"/>
      </w:pPr>
      <w:r>
        <w:t>I’ve got a few big-picture thoughts that may or may not belong in the paper. I’m happy to chat further about them.</w:t>
      </w:r>
    </w:p>
    <w:p w14:paraId="4EA8A96F" w14:textId="77777777" w:rsidR="002D7DDE" w:rsidRDefault="00527E58" w:rsidP="00527E58">
      <w:pPr>
        <w:pStyle w:val="CommentText"/>
        <w:numPr>
          <w:ilvl w:val="0"/>
          <w:numId w:val="22"/>
        </w:numPr>
      </w:pPr>
      <w:r>
        <w:t xml:space="preserve">I think your focus on measurement error (ME) is hugely important, and one that we want to bring to the attention of readers as a key measure of model “performance”, particularly in </w:t>
      </w:r>
      <w:r>
        <w:rPr>
          <w:i/>
          <w:iCs/>
        </w:rPr>
        <w:t xml:space="preserve">this (i.e., humanitarian) </w:t>
      </w:r>
      <w:r>
        <w:t>space.  I think we want to raise this point again in the conclusion as an important intervention.</w:t>
      </w:r>
      <w:r w:rsidR="002D7DDE">
        <w:t xml:space="preserve"> </w:t>
      </w:r>
    </w:p>
    <w:p w14:paraId="22D8CB73" w14:textId="689F6616" w:rsidR="00527E58" w:rsidRDefault="002D7DDE" w:rsidP="000D2289">
      <w:pPr>
        <w:pStyle w:val="CommentText"/>
        <w:numPr>
          <w:ilvl w:val="1"/>
          <w:numId w:val="22"/>
        </w:numPr>
      </w:pPr>
      <w:r>
        <w:t>I also think we want to dig into the magnitude of the misclassifications (e.g., does the model miss folks who are close to the cutoffs or who are rely, rely far?). See page 6 for a table idea.</w:t>
      </w:r>
    </w:p>
    <w:p w14:paraId="3FFE8CDD" w14:textId="28AD1C24" w:rsidR="000D2289" w:rsidRDefault="000D2289" w:rsidP="000D2289">
      <w:pPr>
        <w:pStyle w:val="CommentText"/>
        <w:numPr>
          <w:ilvl w:val="1"/>
          <w:numId w:val="22"/>
        </w:numPr>
      </w:pPr>
      <w:r>
        <w:t>It might also be interesting to look at IPC performance and our model performance. I suspect most reviewers will want to know. And, it could allow us to follow up on the measurement error piece by explaining the size and magnitude of the misclassifications across different models (e.g., naïve IPC model).</w:t>
      </w:r>
    </w:p>
    <w:p w14:paraId="141D60CE" w14:textId="3AC20474" w:rsidR="00ED7A4D" w:rsidRDefault="00ED7A4D" w:rsidP="000D2289">
      <w:pPr>
        <w:pStyle w:val="CommentText"/>
        <w:numPr>
          <w:ilvl w:val="1"/>
          <w:numId w:val="22"/>
        </w:numPr>
      </w:pPr>
      <w:r>
        <w:t>The ROC is cool. Can we show the ROC for false negatives (E.g., those who are food insecure who we failed to identify?). It seems that’s the population we care most about.</w:t>
      </w:r>
    </w:p>
    <w:p w14:paraId="445ED425" w14:textId="77777777" w:rsidR="00D74440" w:rsidRDefault="00D74440" w:rsidP="00527E58">
      <w:pPr>
        <w:pStyle w:val="CommentText"/>
        <w:numPr>
          <w:ilvl w:val="0"/>
          <w:numId w:val="22"/>
        </w:numPr>
      </w:pPr>
      <w:r>
        <w:t>There are a few terms that get introduced by not defined. Depending on the target journal, it might be worth adding a sentence or clause in a few places to explain things. I’ve tried to flag where these might belong.</w:t>
      </w:r>
    </w:p>
    <w:p w14:paraId="481FCC1F" w14:textId="6E815641" w:rsidR="000D2289" w:rsidRDefault="000D2289" w:rsidP="00527E58">
      <w:pPr>
        <w:pStyle w:val="CommentText"/>
        <w:numPr>
          <w:ilvl w:val="0"/>
          <w:numId w:val="22"/>
        </w:numPr>
      </w:pPr>
      <w:r>
        <w:t xml:space="preserve"> As an aside, it’d be useful to estimate </w:t>
      </w:r>
      <w:proofErr w:type="spellStart"/>
      <w:r>
        <w:t>rCSI</w:t>
      </w:r>
      <w:proofErr w:type="spellEnd"/>
      <w:r>
        <w:t xml:space="preserve"> and FCS again using just IPC, as a benchmark. I think the folks at UN OCHA are really interested in that. That probably doesn’t belong in this paper though.</w:t>
      </w:r>
    </w:p>
  </w:comment>
  <w:comment w:id="1" w:author="Baylis, Katherine R" w:date="2019-09-01T15:35:00Z" w:initials="BKR">
    <w:p w14:paraId="3CF6F870" w14:textId="77777777" w:rsidR="00740AE1" w:rsidRDefault="00740AE1" w:rsidP="00200A4D">
      <w:pPr>
        <w:pStyle w:val="CommentText"/>
      </w:pPr>
      <w:r>
        <w:rPr>
          <w:rStyle w:val="CommentReference"/>
        </w:rPr>
        <w:annotationRef/>
      </w:r>
      <w:r>
        <w:t>This range makes things hard to grasp.  Maybe focus on your best predictions</w:t>
      </w:r>
    </w:p>
  </w:comment>
  <w:comment w:id="6" w:author="Baylis, Katherine R" w:date="2019-08-14T17:48:00Z" w:initials="BKR">
    <w:p w14:paraId="54EE1EB9" w14:textId="77777777" w:rsidR="00740AE1" w:rsidRDefault="00740AE1" w:rsidP="00A61A40">
      <w:pPr>
        <w:pStyle w:val="CommentText"/>
      </w:pPr>
      <w:r>
        <w:rPr>
          <w:rStyle w:val="CommentReference"/>
        </w:rPr>
        <w:annotationRef/>
      </w:r>
      <w:r>
        <w:t>Think about your contributions here</w:t>
      </w:r>
    </w:p>
  </w:comment>
  <w:comment w:id="18" w:author="Baylis, Katherine R" w:date="2019-09-01T18:13:00Z" w:initials="BKR">
    <w:p w14:paraId="0094DA68" w14:textId="733B149D" w:rsidR="00740AE1" w:rsidRDefault="00740AE1">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740AE1" w:rsidRDefault="00740AE1">
      <w:pPr>
        <w:pStyle w:val="CommentText"/>
      </w:pPr>
      <w:r>
        <w:t>Alternatively, you could estimate the price elasticity of food security in each of the 3 countries (?)</w:t>
      </w:r>
    </w:p>
  </w:comment>
  <w:comment w:id="19" w:author="Erin Coniker Lentz" w:date="2020-01-01T13:48:00Z" w:initials="ECL">
    <w:p w14:paraId="1AE87F04" w14:textId="5F7027A5" w:rsidR="00A62715" w:rsidRDefault="00A62715">
      <w:pPr>
        <w:pStyle w:val="CommentText"/>
      </w:pPr>
      <w:r>
        <w:rPr>
          <w:rStyle w:val="CommentReference"/>
        </w:rPr>
        <w:annotationRef/>
      </w:r>
      <w:r>
        <w:t xml:space="preserve">Mark </w:t>
      </w:r>
      <w:proofErr w:type="spellStart"/>
      <w:r>
        <w:t>Lowcock</w:t>
      </w:r>
      <w:proofErr w:type="spellEnd"/>
      <w:r>
        <w:t>, of UN OCHA gave a speak about needing to have early warning to improve and anticipate early action. There might be a useful quote we can pull from a talk he gave in 2018:</w:t>
      </w:r>
    </w:p>
    <w:p w14:paraId="6FF4EB1F" w14:textId="77777777" w:rsidR="00A62715" w:rsidRDefault="00A62715">
      <w:pPr>
        <w:pStyle w:val="CommentText"/>
      </w:pPr>
    </w:p>
    <w:p w14:paraId="220B50DE" w14:textId="44BF0A89" w:rsidR="00A62715" w:rsidRPr="00A62715" w:rsidRDefault="00A62715" w:rsidP="00A62715">
      <w:pPr>
        <w:spacing w:before="100" w:beforeAutospacing="1" w:after="100" w:afterAutospacing="1"/>
        <w:rPr>
          <w:lang w:eastAsia="en-US"/>
        </w:rPr>
      </w:pPr>
      <w:r>
        <w:rPr>
          <w:rFonts w:ascii="TimesNewRomanPSMT" w:hAnsi="TimesNewRomanPSMT"/>
          <w:lang w:eastAsia="en-US"/>
        </w:rPr>
        <w:t>…</w:t>
      </w:r>
      <w:r w:rsidRPr="00A62715">
        <w:rPr>
          <w:rFonts w:ascii="TimesNewRomanPSMT" w:hAnsi="TimesNewRomanPSMT"/>
          <w:lang w:eastAsia="en-US"/>
        </w:rPr>
        <w:t xml:space="preserve">there is ample scope to improve the global humanitarian response system. </w:t>
      </w:r>
    </w:p>
    <w:p w14:paraId="272A1AEF"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Disasters and emergencies are predictable. Not in the sense that we know exactly when and where the next one will be, but in the sense that we know droughts, earthquakes, floods, hurricanes, cyclones and storms are a fact of life and, linked to climate change, are on the rise. </w:t>
      </w:r>
    </w:p>
    <w:p w14:paraId="155804D7"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We know that many countries still need help dealing with these problems. And we also know that crises caused by conflict typically last a long time. That means they require sustained responses. </w:t>
      </w:r>
    </w:p>
    <w:p w14:paraId="6CBE608E" w14:textId="77777777" w:rsidR="00A62715" w:rsidRPr="00A62715" w:rsidRDefault="00A62715" w:rsidP="00A62715">
      <w:pPr>
        <w:spacing w:before="100" w:beforeAutospacing="1" w:after="100" w:afterAutospacing="1"/>
        <w:rPr>
          <w:lang w:eastAsia="en-US"/>
        </w:rPr>
      </w:pPr>
      <w:r w:rsidRPr="00A62715">
        <w:rPr>
          <w:rFonts w:ascii="TimesNewRomanPSMT" w:hAnsi="TimesNewRomanPSMT"/>
          <w:lang w:eastAsia="en-US"/>
        </w:rPr>
        <w:t xml:space="preserve">So—and this is really the only point I am making today—what we need to do is to move from today’s approach, where we watch disaster and tragedy build, gradually decide to respond and then mobilize money and organizations to help; to an anticipatory approach where we plan in advance for the next crises, putting the response plans and the money for them in place before they arrive, and releasing the money and mobilizing the response agencies as soon as they are needed. </w:t>
      </w:r>
    </w:p>
    <w:p w14:paraId="1A980E81" w14:textId="645D7240" w:rsidR="00A62715" w:rsidRDefault="00A62715">
      <w:pPr>
        <w:pStyle w:val="CommentText"/>
      </w:pPr>
      <w:r>
        <w:t xml:space="preserve"> </w:t>
      </w:r>
    </w:p>
  </w:comment>
  <w:comment w:id="31" w:author="Erin Coniker Lentz" w:date="2020-01-01T13:52:00Z" w:initials="ECL">
    <w:p w14:paraId="5E963CBF" w14:textId="0D4B7D45" w:rsidR="009D7DA9" w:rsidRDefault="009D7DA9">
      <w:pPr>
        <w:pStyle w:val="CommentText"/>
      </w:pPr>
      <w:r>
        <w:rPr>
          <w:rStyle w:val="CommentReference"/>
        </w:rPr>
        <w:annotationRef/>
      </w:r>
      <w:r>
        <w:t>Other word here.</w:t>
      </w:r>
    </w:p>
  </w:comment>
  <w:comment w:id="36" w:author="Baylis, Katherine R" w:date="2019-08-14T17:55:00Z" w:initials="BKR">
    <w:p w14:paraId="3C6938C9" w14:textId="77777777" w:rsidR="00740AE1" w:rsidRDefault="00740AE1" w:rsidP="00DB11AE">
      <w:pPr>
        <w:pStyle w:val="CommentText"/>
      </w:pPr>
      <w:r>
        <w:rPr>
          <w:rStyle w:val="CommentReference"/>
        </w:rPr>
        <w:annotationRef/>
      </w:r>
      <w:r>
        <w:t>You need to explain what you mean here</w:t>
      </w:r>
    </w:p>
  </w:comment>
  <w:comment w:id="42" w:author="Erin Coniker Lentz" w:date="2020-01-01T13:56:00Z" w:initials="ECL">
    <w:p w14:paraId="59ADD8FB" w14:textId="39B9210A" w:rsidR="00D74440" w:rsidRDefault="00D74440">
      <w:pPr>
        <w:pStyle w:val="CommentText"/>
      </w:pPr>
      <w:r>
        <w:rPr>
          <w:rStyle w:val="CommentReference"/>
        </w:rPr>
        <w:annotationRef/>
      </w:r>
      <w:r>
        <w:t>Spell out.</w:t>
      </w:r>
    </w:p>
  </w:comment>
  <w:comment w:id="43" w:author="Erin Coniker Lentz" w:date="2020-01-01T13:54:00Z" w:initials="ECL">
    <w:p w14:paraId="0D768CA9" w14:textId="3F82C728" w:rsidR="00D74440" w:rsidRDefault="00D74440">
      <w:pPr>
        <w:pStyle w:val="CommentText"/>
      </w:pPr>
      <w:r>
        <w:rPr>
          <w:rStyle w:val="CommentReference"/>
        </w:rPr>
        <w:annotationRef/>
      </w:r>
      <w:r>
        <w:t>May need to explain, depending on journal.</w:t>
      </w:r>
    </w:p>
  </w:comment>
  <w:comment w:id="44" w:author="Baylis, Katherine R" w:date="2019-09-01T17:02:00Z" w:initials="BKR">
    <w:p w14:paraId="58B140A5" w14:textId="24C12043" w:rsidR="00740AE1" w:rsidRDefault="00740AE1">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45" w:author="yujun zhou" w:date="2019-10-04T13:35:00Z" w:initials="yz">
    <w:p w14:paraId="364E7F92" w14:textId="5444CB65" w:rsidR="00740AE1" w:rsidRDefault="00740AE1">
      <w:pPr>
        <w:pStyle w:val="CommentText"/>
      </w:pPr>
      <w:r>
        <w:rPr>
          <w:rStyle w:val="CommentReference"/>
        </w:rPr>
        <w:annotationRef/>
      </w:r>
      <w:r>
        <w:t xml:space="preserve">Yes – something to check on the error analysis </w:t>
      </w:r>
    </w:p>
  </w:comment>
  <w:comment w:id="46" w:author="Erin Coniker Lentz" w:date="2020-01-01T14:01:00Z" w:initials="ECL">
    <w:p w14:paraId="67479F5D" w14:textId="6FF4FFCA" w:rsidR="00F426D8" w:rsidRDefault="00F426D8">
      <w:pPr>
        <w:pStyle w:val="CommentText"/>
      </w:pPr>
      <w:r>
        <w:rPr>
          <w:rStyle w:val="CommentReference"/>
        </w:rPr>
        <w:annotationRef/>
      </w:r>
      <w:r w:rsidR="002D7DDE">
        <w:t xml:space="preserve">Yes! </w:t>
      </w:r>
      <w:r>
        <w:t>I’d love to see a</w:t>
      </w:r>
      <w:r w:rsidR="002D7DDE">
        <w:t xml:space="preserve"> table for each model</w:t>
      </w:r>
      <w:r>
        <w:t xml:space="preserve"> break</w:t>
      </w:r>
      <w:r w:rsidR="002D7DDE">
        <w:t xml:space="preserve">ing </w:t>
      </w:r>
      <w:r>
        <w:t>down (1) how many people are misclassified (and in what direction) and (2) the severity or magnitude of the misclassification (e.g., mean % off from the cut-off). I think we care if the models are miss classifying the most food insecure or if they are misclassifying those who are just a bit over or under the cut-off.</w:t>
      </w:r>
    </w:p>
  </w:comment>
  <w:comment w:id="59" w:author="Baylis, Katherine R" w:date="2019-09-01T17:00:00Z" w:initials="BKR">
    <w:p w14:paraId="075968F2" w14:textId="71ECF770" w:rsidR="00740AE1" w:rsidRDefault="00740AE1">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68" w:author="Erin Coniker Lentz" w:date="2020-01-01T13:58:00Z" w:initials="ECL">
    <w:p w14:paraId="1956130B" w14:textId="5100E852" w:rsidR="00D74440" w:rsidRDefault="00D74440">
      <w:pPr>
        <w:pStyle w:val="CommentText"/>
      </w:pPr>
      <w:r>
        <w:rPr>
          <w:rStyle w:val="CommentReference"/>
        </w:rPr>
        <w:annotationRef/>
      </w:r>
      <w:r>
        <w:t xml:space="preserve">(e.g., </w:t>
      </w:r>
      <w:proofErr w:type="gramStart"/>
      <w:r>
        <w:t>…..</w:t>
      </w:r>
      <w:proofErr w:type="gramEnd"/>
      <w:r>
        <w:t>)</w:t>
      </w:r>
    </w:p>
  </w:comment>
  <w:comment w:id="60" w:author="Erin Coniker Lentz" w:date="2020-01-01T13:58:00Z" w:initials="ECL">
    <w:p w14:paraId="15AB10F7" w14:textId="49D20FAB" w:rsidR="00BF1822" w:rsidRDefault="00BF1822">
      <w:pPr>
        <w:pStyle w:val="CommentText"/>
      </w:pPr>
      <w:r>
        <w:rPr>
          <w:rStyle w:val="CommentReference"/>
        </w:rPr>
        <w:annotationRef/>
      </w:r>
      <w:r>
        <w:t xml:space="preserve">This seems </w:t>
      </w:r>
      <w:proofErr w:type="spellStart"/>
      <w:r>
        <w:t>footnotable</w:t>
      </w:r>
      <w:proofErr w:type="spellEnd"/>
      <w:r w:rsidR="00E90859">
        <w:t>. The IPC piece could be included as a robustness check? As in, what information do we gain when we move from IPC to village level estimates in terms of number of people who are categorized as food insecure in with the IPC vs with village level?</w:t>
      </w:r>
      <w:r w:rsidR="009102FD">
        <w:t xml:space="preserve"> This might be a way to get at the “error” that the IPC introduces due to lack of spatial granularity?</w:t>
      </w:r>
      <w:r w:rsidR="009B2F69">
        <w:t xml:space="preserve"> Although maybe we don’t want to go down that road…</w:t>
      </w:r>
    </w:p>
  </w:comment>
  <w:comment w:id="80" w:author="Baylis, Katherine R" w:date="2019-09-01T17:22:00Z" w:initials="BKR">
    <w:p w14:paraId="3F534F59" w14:textId="77777777" w:rsidR="00740AE1" w:rsidRDefault="00740AE1"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81" w:author="Zhou, Yujun" w:date="2019-09-19T15:36:00Z" w:initials="ZY">
    <w:p w14:paraId="7A17E1F8" w14:textId="77777777" w:rsidR="00740AE1" w:rsidRDefault="00740AE1"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82" w:author="Erin Coniker Lentz" w:date="2020-01-01T14:08:00Z" w:initials="ECL">
    <w:p w14:paraId="5DDD72DC" w14:textId="7651E97A" w:rsidR="00D307B9" w:rsidRDefault="00D307B9">
      <w:pPr>
        <w:pStyle w:val="CommentText"/>
      </w:pPr>
      <w:bookmarkStart w:id="83" w:name="_Hlk37603471"/>
      <w:r>
        <w:rPr>
          <w:rStyle w:val="CommentReference"/>
        </w:rPr>
        <w:annotationRef/>
      </w:r>
      <w:r>
        <w:t>Explain why t-3 prices are helpful (e.g., seasonal lags with people selling stores later).</w:t>
      </w:r>
    </w:p>
    <w:bookmarkEnd w:id="83"/>
  </w:comment>
  <w:comment w:id="84" w:author="Erin Coniker Lentz" w:date="2020-01-01T14:23:00Z" w:initials="ECL">
    <w:p w14:paraId="6BE54748" w14:textId="72F99A78" w:rsidR="0031203D" w:rsidRDefault="0031203D">
      <w:pPr>
        <w:pStyle w:val="CommentText"/>
      </w:pPr>
      <w:r>
        <w:rPr>
          <w:rStyle w:val="CommentReference"/>
        </w:rPr>
        <w:annotationRef/>
      </w:r>
      <w:r>
        <w:t xml:space="preserve">We want to introduce LSMS years of data here. And, mention that </w:t>
      </w:r>
      <w:proofErr w:type="spellStart"/>
      <w:r>
        <w:t>rCSI</w:t>
      </w:r>
      <w:proofErr w:type="spellEnd"/>
      <w:r>
        <w:t xml:space="preserve"> and FCS comes from LSMS too (probably earlier).</w:t>
      </w:r>
    </w:p>
  </w:comment>
  <w:comment w:id="85" w:author="Baylis, Katherine R" w:date="2019-09-01T17:24:00Z" w:initials="BKR">
    <w:p w14:paraId="70E46967" w14:textId="77777777" w:rsidR="00740AE1" w:rsidRDefault="00740AE1" w:rsidP="00C9451A">
      <w:pPr>
        <w:pStyle w:val="CommentText"/>
      </w:pPr>
      <w:r>
        <w:rPr>
          <w:rStyle w:val="CommentReference"/>
        </w:rPr>
        <w:annotationRef/>
      </w:r>
      <w:r>
        <w:t>You should probably show the results using only these at some point</w:t>
      </w:r>
    </w:p>
  </w:comment>
  <w:comment w:id="86" w:author="yujun zhou" w:date="2019-10-04T13:29:00Z" w:initials="yz">
    <w:p w14:paraId="05AC838A" w14:textId="77777777" w:rsidR="00740AE1" w:rsidRPr="00730C5F" w:rsidRDefault="00740AE1"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91" w:author="Erin Coniker Lentz" w:date="2020-01-01T14:08:00Z" w:initials="ECL">
    <w:p w14:paraId="3F76D46C" w14:textId="547F903B" w:rsidR="00D307B9" w:rsidRDefault="00D307B9">
      <w:pPr>
        <w:pStyle w:val="CommentText"/>
      </w:pPr>
      <w:r>
        <w:rPr>
          <w:rStyle w:val="CommentReference"/>
        </w:rPr>
        <w:annotationRef/>
      </w:r>
      <w:r>
        <w:t>Is this your new innovation? If so, it might be worth highlighting this more (and, as Kathy suggests, including findings).</w:t>
      </w:r>
    </w:p>
  </w:comment>
  <w:comment w:id="105" w:author="Erin Coniker Lentz" w:date="2020-01-01T14:12:00Z" w:initials="ECL">
    <w:p w14:paraId="1A152C68" w14:textId="075E8489" w:rsidR="006038DB" w:rsidRDefault="006038DB">
      <w:pPr>
        <w:pStyle w:val="CommentText"/>
      </w:pPr>
      <w:r>
        <w:rPr>
          <w:rStyle w:val="CommentReference"/>
        </w:rPr>
        <w:annotationRef/>
      </w:r>
      <w:r>
        <w:t>Can we use “most food secure” rather than “safest”?</w:t>
      </w:r>
    </w:p>
  </w:comment>
  <w:comment w:id="107" w:author="Erin Coniker Lentz" w:date="2020-01-01T14:13:00Z" w:initials="ECL">
    <w:p w14:paraId="500F3E28" w14:textId="4233D19A" w:rsidR="006038DB" w:rsidRDefault="006038DB">
      <w:pPr>
        <w:pStyle w:val="CommentText"/>
      </w:pPr>
      <w:r>
        <w:rPr>
          <w:rStyle w:val="CommentReference"/>
        </w:rPr>
        <w:annotationRef/>
      </w:r>
      <w:r>
        <w:t>Explain ROC here (you do in a few pages)</w:t>
      </w:r>
    </w:p>
  </w:comment>
  <w:comment w:id="108" w:author="Erin Coniker Lentz" w:date="2020-01-01T14:13:00Z" w:initials="ECL">
    <w:p w14:paraId="58FCDEE7" w14:textId="608053B7" w:rsidR="006038DB" w:rsidRDefault="006038DB">
      <w:pPr>
        <w:pStyle w:val="CommentText"/>
      </w:pPr>
      <w:r>
        <w:rPr>
          <w:rStyle w:val="CommentReference"/>
        </w:rPr>
        <w:annotationRef/>
      </w:r>
      <w:r>
        <w:t>explain</w:t>
      </w:r>
    </w:p>
  </w:comment>
  <w:comment w:id="109" w:author="Erin Coniker Lentz" w:date="2020-01-01T14:13:00Z" w:initials="ECL">
    <w:p w14:paraId="36186EF8" w14:textId="637366FE" w:rsidR="006038DB" w:rsidRDefault="006038DB">
      <w:pPr>
        <w:pStyle w:val="CommentText"/>
      </w:pPr>
      <w:r>
        <w:rPr>
          <w:rStyle w:val="CommentReference"/>
        </w:rPr>
        <w:annotationRef/>
      </w:r>
      <w:r>
        <w:t>can this be revised to: “which enables “better” or “more” variation and therefore provides more opportunity for learning by the algorithm.”</w:t>
      </w:r>
    </w:p>
  </w:comment>
  <w:comment w:id="114" w:author="Erin Coniker Lentz" w:date="2020-01-01T14:15:00Z" w:initials="ECL">
    <w:p w14:paraId="3D23617D" w14:textId="7194040A" w:rsidR="00ED7A4D" w:rsidRDefault="00ED7A4D">
      <w:pPr>
        <w:pStyle w:val="CommentText"/>
      </w:pPr>
      <w:r>
        <w:rPr>
          <w:rStyle w:val="CommentReference"/>
        </w:rPr>
        <w:annotationRef/>
      </w:r>
      <w:r>
        <w:t>Cite?</w:t>
      </w:r>
    </w:p>
  </w:comment>
  <w:comment w:id="115" w:author="Erin Coniker Lentz" w:date="2020-01-01T14:15:00Z" w:initials="ECL">
    <w:p w14:paraId="566BD650" w14:textId="0E06746C" w:rsidR="00ED7A4D" w:rsidRDefault="00ED7A4D">
      <w:pPr>
        <w:pStyle w:val="CommentText"/>
      </w:pPr>
      <w:r>
        <w:rPr>
          <w:rStyle w:val="CommentReference"/>
        </w:rPr>
        <w:annotationRef/>
      </w:r>
      <w:r>
        <w:t>Can we reformulate the ROC to look at the false negative rate? That is what we really care about, right? Does anyone do that?</w:t>
      </w:r>
    </w:p>
  </w:comment>
  <w:comment w:id="116" w:author="Erin Coniker Lentz" w:date="2020-01-01T14:17:00Z" w:initials="ECL">
    <w:p w14:paraId="25B3BF92" w14:textId="205E3BAF" w:rsidR="00D01CF9" w:rsidRDefault="00D01CF9">
      <w:pPr>
        <w:pStyle w:val="CommentText"/>
      </w:pPr>
      <w:r>
        <w:rPr>
          <w:rStyle w:val="CommentReference"/>
        </w:rPr>
        <w:annotationRef/>
      </w:r>
      <w:r>
        <w:t>describe</w:t>
      </w:r>
    </w:p>
  </w:comment>
  <w:comment w:id="121" w:author="Erin Coniker Lentz" w:date="2020-01-01T14:17:00Z" w:initials="ECL">
    <w:p w14:paraId="4793EBC4" w14:textId="1B1DD67F" w:rsidR="00D01CF9" w:rsidRDefault="00D01CF9">
      <w:pPr>
        <w:pStyle w:val="CommentText"/>
      </w:pPr>
      <w:r>
        <w:rPr>
          <w:rStyle w:val="CommentReference"/>
        </w:rPr>
        <w:annotationRef/>
      </w:r>
      <w:r>
        <w:t>worth including in an appendix?</w:t>
      </w:r>
    </w:p>
  </w:comment>
  <w:comment w:id="122" w:author="Erin Coniker Lentz" w:date="2020-01-01T14:19:00Z" w:initials="ECL">
    <w:p w14:paraId="11BC2220" w14:textId="00F5ADC0" w:rsidR="00D01CF9" w:rsidRDefault="00D01CF9">
      <w:pPr>
        <w:pStyle w:val="CommentText"/>
      </w:pPr>
      <w:r>
        <w:rPr>
          <w:rStyle w:val="CommentReference"/>
        </w:rPr>
        <w:annotationRef/>
      </w:r>
      <w:r>
        <w:t xml:space="preserve">Do people ever try to do an index-based price for each country-grain and then look at changes to the indices, which would potentially make them more comparable (even if the grains vary by country?). </w:t>
      </w:r>
    </w:p>
  </w:comment>
  <w:comment w:id="132" w:author="Erin Coniker Lentz" w:date="2020-01-01T14:21:00Z" w:initials="ECL">
    <w:p w14:paraId="57A24E90" w14:textId="3CE2A04F" w:rsidR="009159FC" w:rsidRDefault="009159FC">
      <w:pPr>
        <w:pStyle w:val="CommentText"/>
      </w:pPr>
      <w:r>
        <w:rPr>
          <w:rStyle w:val="CommentReference"/>
        </w:rPr>
        <w:annotationRef/>
      </w:r>
      <w:r>
        <w:t>Which one do you ultimately use? Both? (Sorry! I’ve lost the thread).</w:t>
      </w:r>
    </w:p>
  </w:comment>
  <w:comment w:id="133" w:author="Erin Coniker Lentz" w:date="2020-01-01T14:21:00Z" w:initials="ECL">
    <w:p w14:paraId="1FD3A976" w14:textId="65E141E3" w:rsidR="00E3031D" w:rsidRDefault="00E3031D">
      <w:pPr>
        <w:pStyle w:val="CommentText"/>
      </w:pPr>
      <w:r>
        <w:rPr>
          <w:rStyle w:val="CommentReference"/>
        </w:rPr>
        <w:annotationRef/>
      </w:r>
      <w:r>
        <w:t>Again – I like “(moderately or most) food secure” better than “safe.”</w:t>
      </w:r>
    </w:p>
  </w:comment>
  <w:comment w:id="137" w:author="Erin Coniker Lentz" w:date="2020-01-01T14:22:00Z" w:initials="ECL">
    <w:p w14:paraId="0DA994B5" w14:textId="1BFF9EEE" w:rsidR="00E3031D" w:rsidRDefault="00E3031D">
      <w:pPr>
        <w:pStyle w:val="CommentText"/>
      </w:pPr>
      <w:r>
        <w:rPr>
          <w:rStyle w:val="CommentReference"/>
        </w:rPr>
        <w:annotationRef/>
      </w:r>
      <w:r>
        <w:t>Awesome!</w:t>
      </w:r>
    </w:p>
  </w:comment>
  <w:comment w:id="141" w:author="Erin Coniker Lentz" w:date="2020-01-01T14:25:00Z" w:initials="ECL">
    <w:p w14:paraId="406C4C1F" w14:textId="546B9F55" w:rsidR="005717F6" w:rsidRDefault="005717F6">
      <w:pPr>
        <w:pStyle w:val="CommentText"/>
      </w:pPr>
      <w:r>
        <w:rPr>
          <w:rStyle w:val="CommentReference"/>
        </w:rPr>
        <w:annotationRef/>
      </w:r>
      <w:r>
        <w:t>Remind us why recall rate is useful…</w:t>
      </w:r>
    </w:p>
  </w:comment>
  <w:comment w:id="144" w:author="Erin Coniker Lentz" w:date="2020-01-01T14:25:00Z" w:initials="ECL">
    <w:p w14:paraId="130833F6" w14:textId="5CC7C335" w:rsidR="005717F6" w:rsidRDefault="005717F6">
      <w:pPr>
        <w:pStyle w:val="CommentText"/>
      </w:pPr>
      <w:r>
        <w:rPr>
          <w:rStyle w:val="CommentReference"/>
        </w:rPr>
        <w:annotationRef/>
      </w:r>
      <w:r>
        <w:t>Remind us why F-1 is helpful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1FCC1F" w15:done="0"/>
  <w15:commentEx w15:paraId="3CF6F870" w15:done="1"/>
  <w15:commentEx w15:paraId="54EE1EB9" w15:done="1"/>
  <w15:commentEx w15:paraId="3C92BC07" w15:done="0"/>
  <w15:commentEx w15:paraId="1A980E81" w15:done="0"/>
  <w15:commentEx w15:paraId="5E963CBF" w15:done="0"/>
  <w15:commentEx w15:paraId="3C6938C9" w15:done="1"/>
  <w15:commentEx w15:paraId="59ADD8FB" w15:done="0"/>
  <w15:commentEx w15:paraId="0D768CA9" w15:done="0"/>
  <w15:commentEx w15:paraId="58B140A5" w15:done="0"/>
  <w15:commentEx w15:paraId="364E7F92" w15:paraIdParent="58B140A5" w15:done="0"/>
  <w15:commentEx w15:paraId="67479F5D" w15:done="0"/>
  <w15:commentEx w15:paraId="075968F2" w15:done="1"/>
  <w15:commentEx w15:paraId="1956130B" w15:done="0"/>
  <w15:commentEx w15:paraId="15AB10F7" w15:done="0"/>
  <w15:commentEx w15:paraId="3F534F59" w15:done="0"/>
  <w15:commentEx w15:paraId="7A17E1F8" w15:paraIdParent="3F534F59" w15:done="0"/>
  <w15:commentEx w15:paraId="5DDD72DC" w15:done="0"/>
  <w15:commentEx w15:paraId="6BE54748" w15:done="0"/>
  <w15:commentEx w15:paraId="70E46967" w15:done="0"/>
  <w15:commentEx w15:paraId="05AC838A" w15:paraIdParent="70E46967" w15:done="0"/>
  <w15:commentEx w15:paraId="3F76D46C" w15:done="0"/>
  <w15:commentEx w15:paraId="1A152C68" w15:done="0"/>
  <w15:commentEx w15:paraId="500F3E28" w15:done="0"/>
  <w15:commentEx w15:paraId="58FCDEE7" w15:done="0"/>
  <w15:commentEx w15:paraId="36186EF8" w15:done="0"/>
  <w15:commentEx w15:paraId="3D23617D" w15:done="0"/>
  <w15:commentEx w15:paraId="566BD650" w15:done="0"/>
  <w15:commentEx w15:paraId="25B3BF92" w15:done="0"/>
  <w15:commentEx w15:paraId="4793EBC4" w15:done="0"/>
  <w15:commentEx w15:paraId="11BC2220" w15:done="0"/>
  <w15:commentEx w15:paraId="57A24E90" w15:done="0"/>
  <w15:commentEx w15:paraId="1FD3A976" w15:done="0"/>
  <w15:commentEx w15:paraId="0DA994B5" w15:done="0"/>
  <w15:commentEx w15:paraId="406C4C1F" w15:done="0"/>
  <w15:commentEx w15:paraId="130833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1FCC1F" w16cid:durableId="21B71F4C"/>
  <w16cid:commentId w16cid:paraId="3CF6F870" w16cid:durableId="2119098B"/>
  <w16cid:commentId w16cid:paraId="54EE1EB9" w16cid:durableId="210D2E71"/>
  <w16cid:commentId w16cid:paraId="3C92BC07" w16cid:durableId="2119098E"/>
  <w16cid:commentId w16cid:paraId="1A980E81" w16cid:durableId="21B7219B"/>
  <w16cid:commentId w16cid:paraId="5E963CBF" w16cid:durableId="21B722BB"/>
  <w16cid:commentId w16cid:paraId="3C6938C9" w16cid:durableId="2109967D"/>
  <w16cid:commentId w16cid:paraId="59ADD8FB" w16cid:durableId="21B7237D"/>
  <w16cid:commentId w16cid:paraId="0D768CA9" w16cid:durableId="21B7232B"/>
  <w16cid:commentId w16cid:paraId="58B140A5" w16cid:durableId="21190994"/>
  <w16cid:commentId w16cid:paraId="364E7F92" w16cid:durableId="2141C93B"/>
  <w16cid:commentId w16cid:paraId="67479F5D" w16cid:durableId="21B724D6"/>
  <w16cid:commentId w16cid:paraId="075968F2" w16cid:durableId="2146E094"/>
  <w16cid:commentId w16cid:paraId="1956130B" w16cid:durableId="21B723FD"/>
  <w16cid:commentId w16cid:paraId="15AB10F7" w16cid:durableId="21B72419"/>
  <w16cid:commentId w16cid:paraId="3F534F59" w16cid:durableId="21190996"/>
  <w16cid:commentId w16cid:paraId="7A17E1F8" w16cid:durableId="212E1EF3"/>
  <w16cid:commentId w16cid:paraId="5DDD72DC" w16cid:durableId="21B7264C"/>
  <w16cid:commentId w16cid:paraId="6BE54748" w16cid:durableId="21B729D3"/>
  <w16cid:commentId w16cid:paraId="70E46967" w16cid:durableId="217E8BAE"/>
  <w16cid:commentId w16cid:paraId="05AC838A" w16cid:durableId="2141C7CE"/>
  <w16cid:commentId w16cid:paraId="3F76D46C" w16cid:durableId="21B72667"/>
  <w16cid:commentId w16cid:paraId="1A152C68" w16cid:durableId="21B72766"/>
  <w16cid:commentId w16cid:paraId="500F3E28" w16cid:durableId="21B7277D"/>
  <w16cid:commentId w16cid:paraId="58FCDEE7" w16cid:durableId="21B72788"/>
  <w16cid:commentId w16cid:paraId="36186EF8" w16cid:durableId="21B7279F"/>
  <w16cid:commentId w16cid:paraId="3D23617D" w16cid:durableId="21B727FD"/>
  <w16cid:commentId w16cid:paraId="566BD650" w16cid:durableId="21B72804"/>
  <w16cid:commentId w16cid:paraId="25B3BF92" w16cid:durableId="21B72865"/>
  <w16cid:commentId w16cid:paraId="4793EBC4" w16cid:durableId="21B7288D"/>
  <w16cid:commentId w16cid:paraId="11BC2220" w16cid:durableId="21B728F7"/>
  <w16cid:commentId w16cid:paraId="57A24E90" w16cid:durableId="21B7295B"/>
  <w16cid:commentId w16cid:paraId="1FD3A976" w16cid:durableId="21B72975"/>
  <w16cid:commentId w16cid:paraId="0DA994B5" w16cid:durableId="21B7299D"/>
  <w16cid:commentId w16cid:paraId="406C4C1F" w16cid:durableId="21B72A74"/>
  <w16cid:commentId w16cid:paraId="130833F6" w16cid:durableId="21B72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283C2" w14:textId="77777777" w:rsidR="002C678C" w:rsidRDefault="002C678C" w:rsidP="001D5A64">
      <w:r>
        <w:separator/>
      </w:r>
    </w:p>
  </w:endnote>
  <w:endnote w:type="continuationSeparator" w:id="0">
    <w:p w14:paraId="69E2694A" w14:textId="77777777" w:rsidR="002C678C" w:rsidRDefault="002C678C" w:rsidP="001D5A64">
      <w:r>
        <w:continuationSeparator/>
      </w:r>
    </w:p>
  </w:endnote>
  <w:endnote w:type="continuationNotice" w:id="1">
    <w:p w14:paraId="23313B75" w14:textId="77777777" w:rsidR="002C678C" w:rsidRDefault="002C67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740AE1" w:rsidRDefault="00740AE1"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740AE1" w:rsidRDefault="00740AE1"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CC954AE" w:rsidR="00740AE1" w:rsidRPr="001D5A64" w:rsidRDefault="00740AE1"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740AE1" w:rsidRDefault="00740AE1"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740AE1" w:rsidRDefault="00740AE1">
    <w:pPr>
      <w:pStyle w:val="Footer"/>
    </w:pPr>
  </w:p>
  <w:p w14:paraId="02FC491E" w14:textId="77777777" w:rsidR="00740AE1" w:rsidRDefault="0074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76F9F" w14:textId="77777777" w:rsidR="002C678C" w:rsidRDefault="002C678C" w:rsidP="001D5A64">
      <w:r>
        <w:separator/>
      </w:r>
    </w:p>
  </w:footnote>
  <w:footnote w:type="continuationSeparator" w:id="0">
    <w:p w14:paraId="7002C78E" w14:textId="77777777" w:rsidR="002C678C" w:rsidRDefault="002C678C" w:rsidP="001D5A64">
      <w:r>
        <w:continuationSeparator/>
      </w:r>
    </w:p>
  </w:footnote>
  <w:footnote w:type="continuationNotice" w:id="1">
    <w:p w14:paraId="02F4DBB8" w14:textId="77777777" w:rsidR="002C678C" w:rsidRDefault="002C678C"/>
  </w:footnote>
  <w:footnote w:id="2">
    <w:p w14:paraId="70C8461B" w14:textId="77777777" w:rsidR="00532498" w:rsidRDefault="00532498" w:rsidP="00532498">
      <w:pPr>
        <w:spacing w:line="480" w:lineRule="auto"/>
        <w:ind w:left="720"/>
        <w:rPr>
          <w:ins w:id="76" w:author="yujun zhou" w:date="2020-04-12T17:03:00Z"/>
          <w:rFonts w:ascii="Garamond" w:hAnsi="Garamond"/>
        </w:rPr>
      </w:pPr>
      <w:ins w:id="77" w:author="yujun zhou" w:date="2020-04-12T17:03:00Z">
        <w:r>
          <w:rPr>
            <w:rStyle w:val="FootnoteReference"/>
          </w:rPr>
          <w:footnoteRef/>
        </w:r>
        <w:r>
          <w:t xml:space="preserve"> </w:t>
        </w:r>
        <w:r>
          <w:rPr>
            <w:rFonts w:ascii="Garamond" w:eastAsia="SimSun" w:hAnsi="Garamond" w:cs="Times"/>
            <w:color w:val="333333"/>
          </w:rPr>
          <w:t>Other studies use other combinations of food security measures, including predicting t</w:t>
        </w:r>
        <w:r w:rsidRPr="004A1C39">
          <w:rPr>
            <w:rFonts w:ascii="Garamond" w:hAnsi="Garamond"/>
          </w:rPr>
          <w:t xml:space="preserve">he </w:t>
        </w:r>
        <w:r>
          <w:rPr>
            <w:rFonts w:ascii="Garamond" w:hAnsi="Garamond"/>
          </w:rPr>
          <w:t>household dietary diversity score (</w:t>
        </w:r>
        <w:r w:rsidRPr="004A1C39">
          <w:rPr>
            <w:rFonts w:ascii="Garamond" w:hAnsi="Garamond"/>
          </w:rPr>
          <w:t>HDDS</w:t>
        </w:r>
        <w:r>
          <w:rPr>
            <w:rFonts w:ascii="Garamond" w:hAnsi="Garamond"/>
          </w:rPr>
          <w:t>)</w:t>
        </w:r>
        <w:r w:rsidRPr="004A1C39">
          <w:rPr>
            <w:rFonts w:ascii="Garamond" w:hAnsi="Garamond"/>
          </w:rPr>
          <w:t xml:space="preserve"> </w:t>
        </w:r>
        <w:r>
          <w:rPr>
            <w:rFonts w:ascii="Garamond" w:hAnsi="Garamond"/>
          </w:rPr>
          <w:t xml:space="preserve">measure or the IPC. We do not use HDDS like the other papers </w:t>
        </w:r>
        <w:r>
          <w:rPr>
            <w:rStyle w:val="CommentReference"/>
          </w:rPr>
          <w:annotationRef/>
        </w:r>
        <w:r>
          <w:rPr>
            <w:rFonts w:ascii="Garamond" w:hAnsi="Garamond"/>
          </w:rPr>
          <w:t xml:space="preserve">do since the variation in the categorical HDDS measure is close to 0, especially after averaging at the cluster level. In other words, a naïve guess that all clusters on average have medium HDDS would beat any models available. The IPC does not have the spatial granularity that we are interested in exploring.  </w:t>
        </w:r>
        <w:r>
          <w:rPr>
            <w:rStyle w:val="CommentReference"/>
          </w:rPr>
          <w:annotationRef/>
        </w:r>
      </w:ins>
    </w:p>
    <w:p w14:paraId="5451F002" w14:textId="4E36712B" w:rsidR="00532498" w:rsidRDefault="0053249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9F40CF"/>
    <w:multiLevelType w:val="hybridMultilevel"/>
    <w:tmpl w:val="23B079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2"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9"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1"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4"/>
  </w:num>
  <w:num w:numId="7">
    <w:abstractNumId w:val="13"/>
  </w:num>
  <w:num w:numId="8">
    <w:abstractNumId w:val="20"/>
  </w:num>
  <w:num w:numId="9">
    <w:abstractNumId w:val="17"/>
  </w:num>
  <w:num w:numId="10">
    <w:abstractNumId w:val="8"/>
  </w:num>
  <w:num w:numId="11">
    <w:abstractNumId w:val="11"/>
  </w:num>
  <w:num w:numId="12">
    <w:abstractNumId w:val="7"/>
  </w:num>
  <w:num w:numId="13">
    <w:abstractNumId w:val="15"/>
  </w:num>
  <w:num w:numId="14">
    <w:abstractNumId w:val="18"/>
  </w:num>
  <w:num w:numId="15">
    <w:abstractNumId w:val="6"/>
  </w:num>
  <w:num w:numId="16">
    <w:abstractNumId w:val="16"/>
  </w:num>
  <w:num w:numId="17">
    <w:abstractNumId w:val="5"/>
  </w:num>
  <w:num w:numId="18">
    <w:abstractNumId w:val="9"/>
  </w:num>
  <w:num w:numId="19">
    <w:abstractNumId w:val="19"/>
  </w:num>
  <w:num w:numId="20">
    <w:abstractNumId w:val="21"/>
  </w:num>
  <w:num w:numId="21">
    <w:abstractNumId w:val="12"/>
  </w:num>
  <w:num w:numId="2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Coniker Lentz">
    <w15:presenceInfo w15:providerId="AD" w15:userId="S::ecl4@cornell.edu::7ce9b9ed-6808-47c4-91d5-2a6926ca0c37"/>
  </w15:person>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NqgFAIWSiHAtAAAA"/>
  </w:docVars>
  <w:rsids>
    <w:rsidRoot w:val="0062079F"/>
    <w:rsid w:val="000001DE"/>
    <w:rsid w:val="00001DB7"/>
    <w:rsid w:val="00002B35"/>
    <w:rsid w:val="00004D13"/>
    <w:rsid w:val="000062FB"/>
    <w:rsid w:val="00013615"/>
    <w:rsid w:val="000164FA"/>
    <w:rsid w:val="00016969"/>
    <w:rsid w:val="00017509"/>
    <w:rsid w:val="0002072E"/>
    <w:rsid w:val="000220FE"/>
    <w:rsid w:val="0002457E"/>
    <w:rsid w:val="000254CF"/>
    <w:rsid w:val="00025CB5"/>
    <w:rsid w:val="00027E75"/>
    <w:rsid w:val="0003202A"/>
    <w:rsid w:val="000335B4"/>
    <w:rsid w:val="0003401A"/>
    <w:rsid w:val="00036124"/>
    <w:rsid w:val="00037F4B"/>
    <w:rsid w:val="00037FFA"/>
    <w:rsid w:val="00041FEE"/>
    <w:rsid w:val="00043E48"/>
    <w:rsid w:val="000450E2"/>
    <w:rsid w:val="00046B6D"/>
    <w:rsid w:val="0004721C"/>
    <w:rsid w:val="00055F0E"/>
    <w:rsid w:val="0006352C"/>
    <w:rsid w:val="00063BF2"/>
    <w:rsid w:val="000642B8"/>
    <w:rsid w:val="00065FB8"/>
    <w:rsid w:val="00066E13"/>
    <w:rsid w:val="00067772"/>
    <w:rsid w:val="00073498"/>
    <w:rsid w:val="00073DD3"/>
    <w:rsid w:val="00074DED"/>
    <w:rsid w:val="000806CF"/>
    <w:rsid w:val="00083064"/>
    <w:rsid w:val="0008321D"/>
    <w:rsid w:val="00083FAF"/>
    <w:rsid w:val="00084513"/>
    <w:rsid w:val="00084667"/>
    <w:rsid w:val="00087CA0"/>
    <w:rsid w:val="00090CE2"/>
    <w:rsid w:val="00091A8F"/>
    <w:rsid w:val="00092825"/>
    <w:rsid w:val="00092EBC"/>
    <w:rsid w:val="000941B8"/>
    <w:rsid w:val="0009462A"/>
    <w:rsid w:val="00095467"/>
    <w:rsid w:val="00096A94"/>
    <w:rsid w:val="000A0B77"/>
    <w:rsid w:val="000A531E"/>
    <w:rsid w:val="000A5EB2"/>
    <w:rsid w:val="000A6855"/>
    <w:rsid w:val="000A7B25"/>
    <w:rsid w:val="000B0437"/>
    <w:rsid w:val="000B0A8D"/>
    <w:rsid w:val="000B15DA"/>
    <w:rsid w:val="000B1CD2"/>
    <w:rsid w:val="000B2688"/>
    <w:rsid w:val="000B2C66"/>
    <w:rsid w:val="000B31A4"/>
    <w:rsid w:val="000B3A38"/>
    <w:rsid w:val="000B5329"/>
    <w:rsid w:val="000B5B78"/>
    <w:rsid w:val="000C0418"/>
    <w:rsid w:val="000C0791"/>
    <w:rsid w:val="000C1578"/>
    <w:rsid w:val="000C236A"/>
    <w:rsid w:val="000C29DC"/>
    <w:rsid w:val="000C34D8"/>
    <w:rsid w:val="000C4841"/>
    <w:rsid w:val="000C4C18"/>
    <w:rsid w:val="000C7BB3"/>
    <w:rsid w:val="000D2289"/>
    <w:rsid w:val="000D2E1B"/>
    <w:rsid w:val="000D3984"/>
    <w:rsid w:val="000D4D0E"/>
    <w:rsid w:val="000D4F7A"/>
    <w:rsid w:val="000D649D"/>
    <w:rsid w:val="000D69F4"/>
    <w:rsid w:val="000D74F8"/>
    <w:rsid w:val="000E254B"/>
    <w:rsid w:val="000E2A46"/>
    <w:rsid w:val="000E2DBA"/>
    <w:rsid w:val="000E3AC3"/>
    <w:rsid w:val="000E6320"/>
    <w:rsid w:val="000E7AC9"/>
    <w:rsid w:val="000F3A38"/>
    <w:rsid w:val="000F3A87"/>
    <w:rsid w:val="000F4403"/>
    <w:rsid w:val="000F4908"/>
    <w:rsid w:val="000F4CD3"/>
    <w:rsid w:val="000F53B6"/>
    <w:rsid w:val="000F5499"/>
    <w:rsid w:val="000F64F3"/>
    <w:rsid w:val="000F6B50"/>
    <w:rsid w:val="00100997"/>
    <w:rsid w:val="001012ED"/>
    <w:rsid w:val="0010182F"/>
    <w:rsid w:val="0010289F"/>
    <w:rsid w:val="00102FD5"/>
    <w:rsid w:val="001031BB"/>
    <w:rsid w:val="00103286"/>
    <w:rsid w:val="00103705"/>
    <w:rsid w:val="00103D75"/>
    <w:rsid w:val="00104FE9"/>
    <w:rsid w:val="00106A39"/>
    <w:rsid w:val="00110E85"/>
    <w:rsid w:val="001114D7"/>
    <w:rsid w:val="00113189"/>
    <w:rsid w:val="00113E57"/>
    <w:rsid w:val="001169A6"/>
    <w:rsid w:val="001175F0"/>
    <w:rsid w:val="00121343"/>
    <w:rsid w:val="001238F9"/>
    <w:rsid w:val="001273AF"/>
    <w:rsid w:val="001278AE"/>
    <w:rsid w:val="00131250"/>
    <w:rsid w:val="00131F5A"/>
    <w:rsid w:val="001341D6"/>
    <w:rsid w:val="00137040"/>
    <w:rsid w:val="00137898"/>
    <w:rsid w:val="0014188F"/>
    <w:rsid w:val="00141F75"/>
    <w:rsid w:val="00142DF8"/>
    <w:rsid w:val="00143204"/>
    <w:rsid w:val="00145387"/>
    <w:rsid w:val="001470F4"/>
    <w:rsid w:val="001477DB"/>
    <w:rsid w:val="00150067"/>
    <w:rsid w:val="00150160"/>
    <w:rsid w:val="00151682"/>
    <w:rsid w:val="00151FE9"/>
    <w:rsid w:val="00152FB5"/>
    <w:rsid w:val="001535B8"/>
    <w:rsid w:val="0015363D"/>
    <w:rsid w:val="0015472C"/>
    <w:rsid w:val="00155A90"/>
    <w:rsid w:val="001561BE"/>
    <w:rsid w:val="00160FB5"/>
    <w:rsid w:val="00162217"/>
    <w:rsid w:val="00163C86"/>
    <w:rsid w:val="00167629"/>
    <w:rsid w:val="0017126F"/>
    <w:rsid w:val="0017216F"/>
    <w:rsid w:val="00172C14"/>
    <w:rsid w:val="00172FF5"/>
    <w:rsid w:val="001739DD"/>
    <w:rsid w:val="001742E0"/>
    <w:rsid w:val="0017666E"/>
    <w:rsid w:val="001775A2"/>
    <w:rsid w:val="001806A6"/>
    <w:rsid w:val="0018112B"/>
    <w:rsid w:val="001835F2"/>
    <w:rsid w:val="00184E02"/>
    <w:rsid w:val="00185251"/>
    <w:rsid w:val="00185910"/>
    <w:rsid w:val="001861EE"/>
    <w:rsid w:val="00191C2A"/>
    <w:rsid w:val="00194055"/>
    <w:rsid w:val="001946EE"/>
    <w:rsid w:val="00194E85"/>
    <w:rsid w:val="00195021"/>
    <w:rsid w:val="001962FA"/>
    <w:rsid w:val="001963B7"/>
    <w:rsid w:val="00196CBA"/>
    <w:rsid w:val="001A1631"/>
    <w:rsid w:val="001A1A5B"/>
    <w:rsid w:val="001A5B38"/>
    <w:rsid w:val="001B148A"/>
    <w:rsid w:val="001B1733"/>
    <w:rsid w:val="001B3DEF"/>
    <w:rsid w:val="001B664D"/>
    <w:rsid w:val="001B7C66"/>
    <w:rsid w:val="001C7CCF"/>
    <w:rsid w:val="001D0DB3"/>
    <w:rsid w:val="001D3469"/>
    <w:rsid w:val="001D3A61"/>
    <w:rsid w:val="001D5A64"/>
    <w:rsid w:val="001D6793"/>
    <w:rsid w:val="001D6BF8"/>
    <w:rsid w:val="001E0716"/>
    <w:rsid w:val="001E0CC3"/>
    <w:rsid w:val="001E158A"/>
    <w:rsid w:val="001E1A8C"/>
    <w:rsid w:val="001E1B3E"/>
    <w:rsid w:val="001E2265"/>
    <w:rsid w:val="001E3B6B"/>
    <w:rsid w:val="001E44D5"/>
    <w:rsid w:val="001E5D10"/>
    <w:rsid w:val="001E5EA4"/>
    <w:rsid w:val="001E5F99"/>
    <w:rsid w:val="001F107D"/>
    <w:rsid w:val="001F3EA4"/>
    <w:rsid w:val="001F50E2"/>
    <w:rsid w:val="001F650C"/>
    <w:rsid w:val="001F6C62"/>
    <w:rsid w:val="001F6DF4"/>
    <w:rsid w:val="00200148"/>
    <w:rsid w:val="0020068C"/>
    <w:rsid w:val="00200A4D"/>
    <w:rsid w:val="00212CDF"/>
    <w:rsid w:val="0021377E"/>
    <w:rsid w:val="00214546"/>
    <w:rsid w:val="00216B56"/>
    <w:rsid w:val="00217353"/>
    <w:rsid w:val="00217F51"/>
    <w:rsid w:val="00220052"/>
    <w:rsid w:val="0022467E"/>
    <w:rsid w:val="00224E60"/>
    <w:rsid w:val="00227EEB"/>
    <w:rsid w:val="0023303E"/>
    <w:rsid w:val="00235551"/>
    <w:rsid w:val="00237AEF"/>
    <w:rsid w:val="00241454"/>
    <w:rsid w:val="00241A2B"/>
    <w:rsid w:val="00241B9C"/>
    <w:rsid w:val="00241DF8"/>
    <w:rsid w:val="00242AE3"/>
    <w:rsid w:val="002434D5"/>
    <w:rsid w:val="0024617D"/>
    <w:rsid w:val="00246722"/>
    <w:rsid w:val="002475C8"/>
    <w:rsid w:val="002476D8"/>
    <w:rsid w:val="00247ED7"/>
    <w:rsid w:val="0025162D"/>
    <w:rsid w:val="00251DD5"/>
    <w:rsid w:val="002526F1"/>
    <w:rsid w:val="00254C1D"/>
    <w:rsid w:val="00256CA7"/>
    <w:rsid w:val="002607BD"/>
    <w:rsid w:val="0026380D"/>
    <w:rsid w:val="002640DE"/>
    <w:rsid w:val="002647A9"/>
    <w:rsid w:val="002662BF"/>
    <w:rsid w:val="002670E9"/>
    <w:rsid w:val="00267277"/>
    <w:rsid w:val="002704B2"/>
    <w:rsid w:val="002712BE"/>
    <w:rsid w:val="00271CDF"/>
    <w:rsid w:val="00273211"/>
    <w:rsid w:val="002742F7"/>
    <w:rsid w:val="002746C8"/>
    <w:rsid w:val="00274C8C"/>
    <w:rsid w:val="00274E2E"/>
    <w:rsid w:val="00276145"/>
    <w:rsid w:val="0027778B"/>
    <w:rsid w:val="00280663"/>
    <w:rsid w:val="00284427"/>
    <w:rsid w:val="002851EB"/>
    <w:rsid w:val="002904A5"/>
    <w:rsid w:val="002943FB"/>
    <w:rsid w:val="00294DC7"/>
    <w:rsid w:val="002969D1"/>
    <w:rsid w:val="00297CD9"/>
    <w:rsid w:val="002A0C95"/>
    <w:rsid w:val="002A2BFD"/>
    <w:rsid w:val="002A3848"/>
    <w:rsid w:val="002A3BB8"/>
    <w:rsid w:val="002A3FBC"/>
    <w:rsid w:val="002A439A"/>
    <w:rsid w:val="002A5937"/>
    <w:rsid w:val="002A5CE9"/>
    <w:rsid w:val="002A6D45"/>
    <w:rsid w:val="002A7B25"/>
    <w:rsid w:val="002B1661"/>
    <w:rsid w:val="002B3A63"/>
    <w:rsid w:val="002B4734"/>
    <w:rsid w:val="002B5353"/>
    <w:rsid w:val="002B754F"/>
    <w:rsid w:val="002B782B"/>
    <w:rsid w:val="002C1A71"/>
    <w:rsid w:val="002C22BB"/>
    <w:rsid w:val="002C2648"/>
    <w:rsid w:val="002C358F"/>
    <w:rsid w:val="002C3DAB"/>
    <w:rsid w:val="002C4BB9"/>
    <w:rsid w:val="002C5FCC"/>
    <w:rsid w:val="002C678C"/>
    <w:rsid w:val="002C6CA8"/>
    <w:rsid w:val="002C7F60"/>
    <w:rsid w:val="002D0207"/>
    <w:rsid w:val="002D073F"/>
    <w:rsid w:val="002D1126"/>
    <w:rsid w:val="002D1C2D"/>
    <w:rsid w:val="002D3343"/>
    <w:rsid w:val="002D425A"/>
    <w:rsid w:val="002D4BFA"/>
    <w:rsid w:val="002D58F8"/>
    <w:rsid w:val="002D6060"/>
    <w:rsid w:val="002D7DA9"/>
    <w:rsid w:val="002D7DDE"/>
    <w:rsid w:val="002E267D"/>
    <w:rsid w:val="002E6711"/>
    <w:rsid w:val="002F1323"/>
    <w:rsid w:val="002F1C29"/>
    <w:rsid w:val="002F28B3"/>
    <w:rsid w:val="002F5342"/>
    <w:rsid w:val="002F5507"/>
    <w:rsid w:val="002F5C5E"/>
    <w:rsid w:val="002F5EB4"/>
    <w:rsid w:val="0030220B"/>
    <w:rsid w:val="003038EC"/>
    <w:rsid w:val="003078EA"/>
    <w:rsid w:val="00310C2C"/>
    <w:rsid w:val="0031126E"/>
    <w:rsid w:val="003114D1"/>
    <w:rsid w:val="0031203D"/>
    <w:rsid w:val="003140BD"/>
    <w:rsid w:val="003212BC"/>
    <w:rsid w:val="003215F9"/>
    <w:rsid w:val="003228EC"/>
    <w:rsid w:val="00323B4C"/>
    <w:rsid w:val="00324027"/>
    <w:rsid w:val="003250BD"/>
    <w:rsid w:val="003304A8"/>
    <w:rsid w:val="00330EFE"/>
    <w:rsid w:val="003317BA"/>
    <w:rsid w:val="0033220B"/>
    <w:rsid w:val="0033251E"/>
    <w:rsid w:val="00332D9B"/>
    <w:rsid w:val="00335ADE"/>
    <w:rsid w:val="003364F4"/>
    <w:rsid w:val="003366AD"/>
    <w:rsid w:val="003371E1"/>
    <w:rsid w:val="00340F7B"/>
    <w:rsid w:val="00341171"/>
    <w:rsid w:val="00345D57"/>
    <w:rsid w:val="00350108"/>
    <w:rsid w:val="00355D99"/>
    <w:rsid w:val="00362133"/>
    <w:rsid w:val="00363FE3"/>
    <w:rsid w:val="003641DE"/>
    <w:rsid w:val="00364EBA"/>
    <w:rsid w:val="003658DC"/>
    <w:rsid w:val="00367E2E"/>
    <w:rsid w:val="00370B5D"/>
    <w:rsid w:val="00372184"/>
    <w:rsid w:val="003732CF"/>
    <w:rsid w:val="00374F78"/>
    <w:rsid w:val="00375208"/>
    <w:rsid w:val="00375826"/>
    <w:rsid w:val="00377883"/>
    <w:rsid w:val="0037795C"/>
    <w:rsid w:val="0037797F"/>
    <w:rsid w:val="0038333A"/>
    <w:rsid w:val="003900E2"/>
    <w:rsid w:val="00391CC7"/>
    <w:rsid w:val="00395B4A"/>
    <w:rsid w:val="00395C5D"/>
    <w:rsid w:val="00396F86"/>
    <w:rsid w:val="003A1004"/>
    <w:rsid w:val="003A28AE"/>
    <w:rsid w:val="003A3747"/>
    <w:rsid w:val="003A3924"/>
    <w:rsid w:val="003A5AD4"/>
    <w:rsid w:val="003A6451"/>
    <w:rsid w:val="003A7BB8"/>
    <w:rsid w:val="003B0BCE"/>
    <w:rsid w:val="003B3CB6"/>
    <w:rsid w:val="003B428D"/>
    <w:rsid w:val="003B4E57"/>
    <w:rsid w:val="003B5A8B"/>
    <w:rsid w:val="003B617A"/>
    <w:rsid w:val="003B6DC4"/>
    <w:rsid w:val="003C104D"/>
    <w:rsid w:val="003C11FD"/>
    <w:rsid w:val="003C4019"/>
    <w:rsid w:val="003C454E"/>
    <w:rsid w:val="003C7FC1"/>
    <w:rsid w:val="003D14E5"/>
    <w:rsid w:val="003D1D63"/>
    <w:rsid w:val="003D3998"/>
    <w:rsid w:val="003D66DB"/>
    <w:rsid w:val="003D7C30"/>
    <w:rsid w:val="003E1286"/>
    <w:rsid w:val="003E182F"/>
    <w:rsid w:val="003E531E"/>
    <w:rsid w:val="003F05A3"/>
    <w:rsid w:val="003F0A8C"/>
    <w:rsid w:val="003F1CC4"/>
    <w:rsid w:val="003F38B0"/>
    <w:rsid w:val="003F4AFE"/>
    <w:rsid w:val="003F5023"/>
    <w:rsid w:val="003F55B1"/>
    <w:rsid w:val="003F576E"/>
    <w:rsid w:val="003F6D9D"/>
    <w:rsid w:val="003F7BAE"/>
    <w:rsid w:val="0040608C"/>
    <w:rsid w:val="00406CA3"/>
    <w:rsid w:val="00406D79"/>
    <w:rsid w:val="00407FA2"/>
    <w:rsid w:val="0041015F"/>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04BC"/>
    <w:rsid w:val="00431A5F"/>
    <w:rsid w:val="00431C4C"/>
    <w:rsid w:val="00431FAD"/>
    <w:rsid w:val="00433BA4"/>
    <w:rsid w:val="004359D7"/>
    <w:rsid w:val="0043700E"/>
    <w:rsid w:val="00437C75"/>
    <w:rsid w:val="00437EE1"/>
    <w:rsid w:val="00440EC0"/>
    <w:rsid w:val="00440FF5"/>
    <w:rsid w:val="00443509"/>
    <w:rsid w:val="00443909"/>
    <w:rsid w:val="00447309"/>
    <w:rsid w:val="004522D0"/>
    <w:rsid w:val="00452871"/>
    <w:rsid w:val="00455DAB"/>
    <w:rsid w:val="0045651E"/>
    <w:rsid w:val="00460B7A"/>
    <w:rsid w:val="00463E8D"/>
    <w:rsid w:val="00465886"/>
    <w:rsid w:val="00472394"/>
    <w:rsid w:val="00473430"/>
    <w:rsid w:val="004735A2"/>
    <w:rsid w:val="00474299"/>
    <w:rsid w:val="0047541C"/>
    <w:rsid w:val="004760BE"/>
    <w:rsid w:val="0047770F"/>
    <w:rsid w:val="00480757"/>
    <w:rsid w:val="004818DF"/>
    <w:rsid w:val="0048208F"/>
    <w:rsid w:val="00482871"/>
    <w:rsid w:val="00482CB3"/>
    <w:rsid w:val="004838C1"/>
    <w:rsid w:val="004840F4"/>
    <w:rsid w:val="004850F5"/>
    <w:rsid w:val="004929C0"/>
    <w:rsid w:val="004937FE"/>
    <w:rsid w:val="0049380B"/>
    <w:rsid w:val="00495260"/>
    <w:rsid w:val="00495535"/>
    <w:rsid w:val="0049635D"/>
    <w:rsid w:val="00497DDD"/>
    <w:rsid w:val="004A0325"/>
    <w:rsid w:val="004A0B84"/>
    <w:rsid w:val="004A1A5F"/>
    <w:rsid w:val="004A2590"/>
    <w:rsid w:val="004A2B6A"/>
    <w:rsid w:val="004A3BD9"/>
    <w:rsid w:val="004A3CCC"/>
    <w:rsid w:val="004A46C8"/>
    <w:rsid w:val="004A4703"/>
    <w:rsid w:val="004A66F2"/>
    <w:rsid w:val="004A6D6D"/>
    <w:rsid w:val="004A7DC0"/>
    <w:rsid w:val="004B3368"/>
    <w:rsid w:val="004B365A"/>
    <w:rsid w:val="004B5146"/>
    <w:rsid w:val="004B574C"/>
    <w:rsid w:val="004B68DB"/>
    <w:rsid w:val="004B70BD"/>
    <w:rsid w:val="004C1112"/>
    <w:rsid w:val="004C15FE"/>
    <w:rsid w:val="004C6143"/>
    <w:rsid w:val="004E07BC"/>
    <w:rsid w:val="004E1C50"/>
    <w:rsid w:val="004E26CE"/>
    <w:rsid w:val="004E4F1D"/>
    <w:rsid w:val="004E7F45"/>
    <w:rsid w:val="004F169F"/>
    <w:rsid w:val="004F1D44"/>
    <w:rsid w:val="004F307D"/>
    <w:rsid w:val="004F3F44"/>
    <w:rsid w:val="004F4BC4"/>
    <w:rsid w:val="004F4FB1"/>
    <w:rsid w:val="005021AE"/>
    <w:rsid w:val="00506369"/>
    <w:rsid w:val="005073DA"/>
    <w:rsid w:val="00507C02"/>
    <w:rsid w:val="00510B70"/>
    <w:rsid w:val="00510DCC"/>
    <w:rsid w:val="00510E0C"/>
    <w:rsid w:val="005110BA"/>
    <w:rsid w:val="00513C28"/>
    <w:rsid w:val="005179DD"/>
    <w:rsid w:val="00517E54"/>
    <w:rsid w:val="005245DF"/>
    <w:rsid w:val="00525F3F"/>
    <w:rsid w:val="005264E1"/>
    <w:rsid w:val="0052690C"/>
    <w:rsid w:val="00526B44"/>
    <w:rsid w:val="00527E58"/>
    <w:rsid w:val="00530D34"/>
    <w:rsid w:val="005315E7"/>
    <w:rsid w:val="00531CFD"/>
    <w:rsid w:val="00532038"/>
    <w:rsid w:val="00532498"/>
    <w:rsid w:val="00532F13"/>
    <w:rsid w:val="0053343D"/>
    <w:rsid w:val="0053434C"/>
    <w:rsid w:val="0053574F"/>
    <w:rsid w:val="00535F02"/>
    <w:rsid w:val="00541FBE"/>
    <w:rsid w:val="00542AB4"/>
    <w:rsid w:val="0054414A"/>
    <w:rsid w:val="0054433F"/>
    <w:rsid w:val="00546ADD"/>
    <w:rsid w:val="005520E9"/>
    <w:rsid w:val="005536F8"/>
    <w:rsid w:val="00553EE3"/>
    <w:rsid w:val="005575A5"/>
    <w:rsid w:val="005634F7"/>
    <w:rsid w:val="0056439B"/>
    <w:rsid w:val="00566D1A"/>
    <w:rsid w:val="00567D8A"/>
    <w:rsid w:val="00570248"/>
    <w:rsid w:val="005717F6"/>
    <w:rsid w:val="00571A95"/>
    <w:rsid w:val="00572518"/>
    <w:rsid w:val="00575F06"/>
    <w:rsid w:val="00583B62"/>
    <w:rsid w:val="00583C67"/>
    <w:rsid w:val="00585BC5"/>
    <w:rsid w:val="00586EEA"/>
    <w:rsid w:val="005904B6"/>
    <w:rsid w:val="00591ACB"/>
    <w:rsid w:val="00591D1A"/>
    <w:rsid w:val="005929BF"/>
    <w:rsid w:val="00592E79"/>
    <w:rsid w:val="00594B6B"/>
    <w:rsid w:val="005A1079"/>
    <w:rsid w:val="005A45FC"/>
    <w:rsid w:val="005A4FF4"/>
    <w:rsid w:val="005B01C0"/>
    <w:rsid w:val="005B2A5B"/>
    <w:rsid w:val="005B395A"/>
    <w:rsid w:val="005B65F0"/>
    <w:rsid w:val="005C01A2"/>
    <w:rsid w:val="005C0BC2"/>
    <w:rsid w:val="005C55E6"/>
    <w:rsid w:val="005C7A4D"/>
    <w:rsid w:val="005C7D37"/>
    <w:rsid w:val="005D1219"/>
    <w:rsid w:val="005D18AF"/>
    <w:rsid w:val="005D2D56"/>
    <w:rsid w:val="005D506D"/>
    <w:rsid w:val="005D57E8"/>
    <w:rsid w:val="005D64D6"/>
    <w:rsid w:val="005D734B"/>
    <w:rsid w:val="005E15B5"/>
    <w:rsid w:val="005E1A9B"/>
    <w:rsid w:val="005E3FBC"/>
    <w:rsid w:val="005E4B49"/>
    <w:rsid w:val="005E5E7E"/>
    <w:rsid w:val="005E60C1"/>
    <w:rsid w:val="005E61B9"/>
    <w:rsid w:val="005E6582"/>
    <w:rsid w:val="005E717E"/>
    <w:rsid w:val="005F074C"/>
    <w:rsid w:val="005F1B08"/>
    <w:rsid w:val="005F2431"/>
    <w:rsid w:val="005F3431"/>
    <w:rsid w:val="005F3B09"/>
    <w:rsid w:val="005F5DEF"/>
    <w:rsid w:val="005F691C"/>
    <w:rsid w:val="006015DF"/>
    <w:rsid w:val="006034FF"/>
    <w:rsid w:val="006038DB"/>
    <w:rsid w:val="00603E27"/>
    <w:rsid w:val="00606956"/>
    <w:rsid w:val="00606A80"/>
    <w:rsid w:val="00607D08"/>
    <w:rsid w:val="0061098C"/>
    <w:rsid w:val="00611B79"/>
    <w:rsid w:val="006158FD"/>
    <w:rsid w:val="00616DB3"/>
    <w:rsid w:val="0062079F"/>
    <w:rsid w:val="00624FDB"/>
    <w:rsid w:val="00626477"/>
    <w:rsid w:val="00630C8D"/>
    <w:rsid w:val="00637E60"/>
    <w:rsid w:val="006400FC"/>
    <w:rsid w:val="00641CF5"/>
    <w:rsid w:val="006422FB"/>
    <w:rsid w:val="00645D58"/>
    <w:rsid w:val="00645E16"/>
    <w:rsid w:val="00651091"/>
    <w:rsid w:val="006522A6"/>
    <w:rsid w:val="00653916"/>
    <w:rsid w:val="0066080C"/>
    <w:rsid w:val="006608F5"/>
    <w:rsid w:val="00663C30"/>
    <w:rsid w:val="00664FE9"/>
    <w:rsid w:val="00665ACD"/>
    <w:rsid w:val="0066707F"/>
    <w:rsid w:val="00667D5C"/>
    <w:rsid w:val="0067057F"/>
    <w:rsid w:val="00672999"/>
    <w:rsid w:val="006737B4"/>
    <w:rsid w:val="0067609D"/>
    <w:rsid w:val="00676599"/>
    <w:rsid w:val="00680F55"/>
    <w:rsid w:val="006836EB"/>
    <w:rsid w:val="00683957"/>
    <w:rsid w:val="00687BE8"/>
    <w:rsid w:val="006922EE"/>
    <w:rsid w:val="00694470"/>
    <w:rsid w:val="006946F4"/>
    <w:rsid w:val="0069496A"/>
    <w:rsid w:val="00697BCE"/>
    <w:rsid w:val="006A0C92"/>
    <w:rsid w:val="006A6892"/>
    <w:rsid w:val="006A7813"/>
    <w:rsid w:val="006B0201"/>
    <w:rsid w:val="006B37D9"/>
    <w:rsid w:val="006B468E"/>
    <w:rsid w:val="006B4A91"/>
    <w:rsid w:val="006C0720"/>
    <w:rsid w:val="006C0729"/>
    <w:rsid w:val="006C25B3"/>
    <w:rsid w:val="006C3652"/>
    <w:rsid w:val="006C3B8D"/>
    <w:rsid w:val="006C3E2E"/>
    <w:rsid w:val="006C3FBE"/>
    <w:rsid w:val="006C47FE"/>
    <w:rsid w:val="006C63B0"/>
    <w:rsid w:val="006D0018"/>
    <w:rsid w:val="006D026B"/>
    <w:rsid w:val="006D1960"/>
    <w:rsid w:val="006D576D"/>
    <w:rsid w:val="006D603C"/>
    <w:rsid w:val="006D63F4"/>
    <w:rsid w:val="006D7B22"/>
    <w:rsid w:val="006E029F"/>
    <w:rsid w:val="006E166B"/>
    <w:rsid w:val="006E19CD"/>
    <w:rsid w:val="006E2509"/>
    <w:rsid w:val="006E4474"/>
    <w:rsid w:val="006E4CFF"/>
    <w:rsid w:val="006E6AE0"/>
    <w:rsid w:val="006E7A26"/>
    <w:rsid w:val="006F0CAB"/>
    <w:rsid w:val="006F3A9F"/>
    <w:rsid w:val="006F735C"/>
    <w:rsid w:val="006F7A09"/>
    <w:rsid w:val="00703169"/>
    <w:rsid w:val="007032A0"/>
    <w:rsid w:val="00703495"/>
    <w:rsid w:val="00710076"/>
    <w:rsid w:val="00710DB5"/>
    <w:rsid w:val="0071215A"/>
    <w:rsid w:val="0071256C"/>
    <w:rsid w:val="0071391B"/>
    <w:rsid w:val="0071450E"/>
    <w:rsid w:val="007168AA"/>
    <w:rsid w:val="0071739F"/>
    <w:rsid w:val="0071795B"/>
    <w:rsid w:val="00717AD9"/>
    <w:rsid w:val="00717EE4"/>
    <w:rsid w:val="00720425"/>
    <w:rsid w:val="00721E74"/>
    <w:rsid w:val="00722269"/>
    <w:rsid w:val="00723D64"/>
    <w:rsid w:val="00727338"/>
    <w:rsid w:val="00730C5F"/>
    <w:rsid w:val="00734C5E"/>
    <w:rsid w:val="00735957"/>
    <w:rsid w:val="007360E0"/>
    <w:rsid w:val="00737673"/>
    <w:rsid w:val="007378DF"/>
    <w:rsid w:val="00740039"/>
    <w:rsid w:val="00740AE1"/>
    <w:rsid w:val="00740C5C"/>
    <w:rsid w:val="00742EF1"/>
    <w:rsid w:val="00743388"/>
    <w:rsid w:val="00745AA8"/>
    <w:rsid w:val="00750A6D"/>
    <w:rsid w:val="00752093"/>
    <w:rsid w:val="0075490E"/>
    <w:rsid w:val="00754C40"/>
    <w:rsid w:val="00755A3F"/>
    <w:rsid w:val="00761A1F"/>
    <w:rsid w:val="00761DD0"/>
    <w:rsid w:val="00762881"/>
    <w:rsid w:val="007633F5"/>
    <w:rsid w:val="00763770"/>
    <w:rsid w:val="00765B2D"/>
    <w:rsid w:val="00767E56"/>
    <w:rsid w:val="007701FC"/>
    <w:rsid w:val="007703A3"/>
    <w:rsid w:val="00775A59"/>
    <w:rsid w:val="007766AC"/>
    <w:rsid w:val="00776A03"/>
    <w:rsid w:val="00776DFF"/>
    <w:rsid w:val="00777257"/>
    <w:rsid w:val="007802D0"/>
    <w:rsid w:val="00780490"/>
    <w:rsid w:val="007810B4"/>
    <w:rsid w:val="00783609"/>
    <w:rsid w:val="00787122"/>
    <w:rsid w:val="00792274"/>
    <w:rsid w:val="007939E9"/>
    <w:rsid w:val="00794026"/>
    <w:rsid w:val="00795B79"/>
    <w:rsid w:val="007960AE"/>
    <w:rsid w:val="00796560"/>
    <w:rsid w:val="00797C8D"/>
    <w:rsid w:val="007A0761"/>
    <w:rsid w:val="007A18E8"/>
    <w:rsid w:val="007A1F26"/>
    <w:rsid w:val="007A2BC9"/>
    <w:rsid w:val="007A4804"/>
    <w:rsid w:val="007B146B"/>
    <w:rsid w:val="007B165A"/>
    <w:rsid w:val="007B1844"/>
    <w:rsid w:val="007B197E"/>
    <w:rsid w:val="007B25A5"/>
    <w:rsid w:val="007B365D"/>
    <w:rsid w:val="007B502C"/>
    <w:rsid w:val="007B5E78"/>
    <w:rsid w:val="007B6663"/>
    <w:rsid w:val="007C10C6"/>
    <w:rsid w:val="007C1AF3"/>
    <w:rsid w:val="007C25F4"/>
    <w:rsid w:val="007C2EB3"/>
    <w:rsid w:val="007C5BA9"/>
    <w:rsid w:val="007C6C8A"/>
    <w:rsid w:val="007C70D8"/>
    <w:rsid w:val="007D164D"/>
    <w:rsid w:val="007D46B3"/>
    <w:rsid w:val="007D4E6D"/>
    <w:rsid w:val="007D5049"/>
    <w:rsid w:val="007D50E7"/>
    <w:rsid w:val="007D7806"/>
    <w:rsid w:val="007E0E19"/>
    <w:rsid w:val="007E1348"/>
    <w:rsid w:val="007E22D0"/>
    <w:rsid w:val="007E68F1"/>
    <w:rsid w:val="007E6BD0"/>
    <w:rsid w:val="007F2744"/>
    <w:rsid w:val="007F2A04"/>
    <w:rsid w:val="007F2A5A"/>
    <w:rsid w:val="007F2B75"/>
    <w:rsid w:val="007F2BBF"/>
    <w:rsid w:val="007F31A4"/>
    <w:rsid w:val="007F5A66"/>
    <w:rsid w:val="008045F8"/>
    <w:rsid w:val="008054D4"/>
    <w:rsid w:val="008121BB"/>
    <w:rsid w:val="0081224A"/>
    <w:rsid w:val="0081328E"/>
    <w:rsid w:val="00813698"/>
    <w:rsid w:val="00813C45"/>
    <w:rsid w:val="0081416C"/>
    <w:rsid w:val="00814296"/>
    <w:rsid w:val="008149A5"/>
    <w:rsid w:val="00814DB2"/>
    <w:rsid w:val="00815A33"/>
    <w:rsid w:val="008172E9"/>
    <w:rsid w:val="00817867"/>
    <w:rsid w:val="00821347"/>
    <w:rsid w:val="008213D1"/>
    <w:rsid w:val="00821A08"/>
    <w:rsid w:val="008223F7"/>
    <w:rsid w:val="00822F6F"/>
    <w:rsid w:val="00825263"/>
    <w:rsid w:val="00826CCF"/>
    <w:rsid w:val="008276FB"/>
    <w:rsid w:val="00827B10"/>
    <w:rsid w:val="0083109B"/>
    <w:rsid w:val="0083177B"/>
    <w:rsid w:val="00832AF8"/>
    <w:rsid w:val="0083372C"/>
    <w:rsid w:val="00833AC2"/>
    <w:rsid w:val="0083491E"/>
    <w:rsid w:val="00835261"/>
    <w:rsid w:val="008373C1"/>
    <w:rsid w:val="00840E9E"/>
    <w:rsid w:val="00840EF4"/>
    <w:rsid w:val="00841BC3"/>
    <w:rsid w:val="00841EFD"/>
    <w:rsid w:val="008422E7"/>
    <w:rsid w:val="00843752"/>
    <w:rsid w:val="00846E89"/>
    <w:rsid w:val="00847491"/>
    <w:rsid w:val="00851160"/>
    <w:rsid w:val="008517FC"/>
    <w:rsid w:val="00851DAC"/>
    <w:rsid w:val="0085379E"/>
    <w:rsid w:val="00854B88"/>
    <w:rsid w:val="00856685"/>
    <w:rsid w:val="00856986"/>
    <w:rsid w:val="0085720E"/>
    <w:rsid w:val="008617F5"/>
    <w:rsid w:val="008620D0"/>
    <w:rsid w:val="00862BC7"/>
    <w:rsid w:val="008639E6"/>
    <w:rsid w:val="00863ABC"/>
    <w:rsid w:val="00864AB9"/>
    <w:rsid w:val="008672E5"/>
    <w:rsid w:val="00875375"/>
    <w:rsid w:val="00880921"/>
    <w:rsid w:val="00881BE5"/>
    <w:rsid w:val="008826CA"/>
    <w:rsid w:val="0088397B"/>
    <w:rsid w:val="008876ED"/>
    <w:rsid w:val="008901EA"/>
    <w:rsid w:val="00892C34"/>
    <w:rsid w:val="00894037"/>
    <w:rsid w:val="00896C44"/>
    <w:rsid w:val="008A0A0C"/>
    <w:rsid w:val="008A16A8"/>
    <w:rsid w:val="008A2A83"/>
    <w:rsid w:val="008A51AE"/>
    <w:rsid w:val="008A579C"/>
    <w:rsid w:val="008A761A"/>
    <w:rsid w:val="008B0FF1"/>
    <w:rsid w:val="008B6C95"/>
    <w:rsid w:val="008B7364"/>
    <w:rsid w:val="008C1B29"/>
    <w:rsid w:val="008C38B2"/>
    <w:rsid w:val="008C595E"/>
    <w:rsid w:val="008C6879"/>
    <w:rsid w:val="008C7E06"/>
    <w:rsid w:val="008D03A0"/>
    <w:rsid w:val="008D0404"/>
    <w:rsid w:val="008D1B60"/>
    <w:rsid w:val="008D2133"/>
    <w:rsid w:val="008D3572"/>
    <w:rsid w:val="008D3624"/>
    <w:rsid w:val="008D3C3A"/>
    <w:rsid w:val="008D3FAA"/>
    <w:rsid w:val="008D418A"/>
    <w:rsid w:val="008D4FFB"/>
    <w:rsid w:val="008D588D"/>
    <w:rsid w:val="008D5FCE"/>
    <w:rsid w:val="008D7B48"/>
    <w:rsid w:val="008E1963"/>
    <w:rsid w:val="008E1A6B"/>
    <w:rsid w:val="008E2B5F"/>
    <w:rsid w:val="008E31DF"/>
    <w:rsid w:val="008E49C6"/>
    <w:rsid w:val="008E5AA1"/>
    <w:rsid w:val="008E7443"/>
    <w:rsid w:val="008F0C72"/>
    <w:rsid w:val="008F1458"/>
    <w:rsid w:val="008F17F9"/>
    <w:rsid w:val="008F2617"/>
    <w:rsid w:val="008F4AB8"/>
    <w:rsid w:val="008F4C83"/>
    <w:rsid w:val="008F5B20"/>
    <w:rsid w:val="008F6222"/>
    <w:rsid w:val="008F6A61"/>
    <w:rsid w:val="00900955"/>
    <w:rsid w:val="00900D54"/>
    <w:rsid w:val="00901941"/>
    <w:rsid w:val="00902F2D"/>
    <w:rsid w:val="0090416C"/>
    <w:rsid w:val="009048B5"/>
    <w:rsid w:val="00905E45"/>
    <w:rsid w:val="00906283"/>
    <w:rsid w:val="00906CD8"/>
    <w:rsid w:val="0091022C"/>
    <w:rsid w:val="009102FD"/>
    <w:rsid w:val="0091139C"/>
    <w:rsid w:val="009125D1"/>
    <w:rsid w:val="00912B93"/>
    <w:rsid w:val="00913A7B"/>
    <w:rsid w:val="009144CC"/>
    <w:rsid w:val="009159FC"/>
    <w:rsid w:val="00915BDB"/>
    <w:rsid w:val="0091697D"/>
    <w:rsid w:val="0091726B"/>
    <w:rsid w:val="00920ADF"/>
    <w:rsid w:val="00921B90"/>
    <w:rsid w:val="00922507"/>
    <w:rsid w:val="00922E55"/>
    <w:rsid w:val="00923C20"/>
    <w:rsid w:val="00924FF5"/>
    <w:rsid w:val="00925346"/>
    <w:rsid w:val="00925769"/>
    <w:rsid w:val="009260D4"/>
    <w:rsid w:val="009313C5"/>
    <w:rsid w:val="0093198F"/>
    <w:rsid w:val="00932835"/>
    <w:rsid w:val="00932C47"/>
    <w:rsid w:val="00933205"/>
    <w:rsid w:val="00935E40"/>
    <w:rsid w:val="0094038C"/>
    <w:rsid w:val="00940D79"/>
    <w:rsid w:val="00941B4D"/>
    <w:rsid w:val="00942629"/>
    <w:rsid w:val="00943AD1"/>
    <w:rsid w:val="00943D41"/>
    <w:rsid w:val="00944318"/>
    <w:rsid w:val="0094601E"/>
    <w:rsid w:val="00946031"/>
    <w:rsid w:val="00946778"/>
    <w:rsid w:val="0094707B"/>
    <w:rsid w:val="0094755B"/>
    <w:rsid w:val="00950011"/>
    <w:rsid w:val="00950135"/>
    <w:rsid w:val="00953751"/>
    <w:rsid w:val="009546CF"/>
    <w:rsid w:val="00955DBE"/>
    <w:rsid w:val="009573CD"/>
    <w:rsid w:val="00962514"/>
    <w:rsid w:val="00962C1C"/>
    <w:rsid w:val="0096392F"/>
    <w:rsid w:val="00963A11"/>
    <w:rsid w:val="009655AE"/>
    <w:rsid w:val="0096795A"/>
    <w:rsid w:val="009679C9"/>
    <w:rsid w:val="00967D7E"/>
    <w:rsid w:val="00970CB1"/>
    <w:rsid w:val="009715C5"/>
    <w:rsid w:val="00971EE9"/>
    <w:rsid w:val="00972654"/>
    <w:rsid w:val="009727A0"/>
    <w:rsid w:val="009756FE"/>
    <w:rsid w:val="0097695B"/>
    <w:rsid w:val="00976B86"/>
    <w:rsid w:val="00983AA6"/>
    <w:rsid w:val="009843CC"/>
    <w:rsid w:val="00985167"/>
    <w:rsid w:val="00986D3B"/>
    <w:rsid w:val="009873BD"/>
    <w:rsid w:val="009905C2"/>
    <w:rsid w:val="00992156"/>
    <w:rsid w:val="009934B4"/>
    <w:rsid w:val="009962F3"/>
    <w:rsid w:val="009A223B"/>
    <w:rsid w:val="009A2EB0"/>
    <w:rsid w:val="009A554C"/>
    <w:rsid w:val="009A640C"/>
    <w:rsid w:val="009B06C0"/>
    <w:rsid w:val="009B0CCC"/>
    <w:rsid w:val="009B0D50"/>
    <w:rsid w:val="009B0D7A"/>
    <w:rsid w:val="009B2F69"/>
    <w:rsid w:val="009B6F7C"/>
    <w:rsid w:val="009B7A41"/>
    <w:rsid w:val="009C082D"/>
    <w:rsid w:val="009C1655"/>
    <w:rsid w:val="009C35EC"/>
    <w:rsid w:val="009D0E42"/>
    <w:rsid w:val="009D19F3"/>
    <w:rsid w:val="009D49C4"/>
    <w:rsid w:val="009D5E15"/>
    <w:rsid w:val="009D674F"/>
    <w:rsid w:val="009D74E2"/>
    <w:rsid w:val="009D77EC"/>
    <w:rsid w:val="009D7DA9"/>
    <w:rsid w:val="009E0DA4"/>
    <w:rsid w:val="009E31BF"/>
    <w:rsid w:val="009E3DAA"/>
    <w:rsid w:val="009E7F85"/>
    <w:rsid w:val="009F4A8F"/>
    <w:rsid w:val="009F5BF0"/>
    <w:rsid w:val="00A01D8F"/>
    <w:rsid w:val="00A061EC"/>
    <w:rsid w:val="00A075FA"/>
    <w:rsid w:val="00A10004"/>
    <w:rsid w:val="00A1149C"/>
    <w:rsid w:val="00A13176"/>
    <w:rsid w:val="00A14097"/>
    <w:rsid w:val="00A14D7F"/>
    <w:rsid w:val="00A15D23"/>
    <w:rsid w:val="00A1653A"/>
    <w:rsid w:val="00A175C7"/>
    <w:rsid w:val="00A2075D"/>
    <w:rsid w:val="00A225ED"/>
    <w:rsid w:val="00A22C20"/>
    <w:rsid w:val="00A24E1C"/>
    <w:rsid w:val="00A2513B"/>
    <w:rsid w:val="00A25F1F"/>
    <w:rsid w:val="00A26719"/>
    <w:rsid w:val="00A26E88"/>
    <w:rsid w:val="00A31941"/>
    <w:rsid w:val="00A31E0B"/>
    <w:rsid w:val="00A32008"/>
    <w:rsid w:val="00A356A2"/>
    <w:rsid w:val="00A35D29"/>
    <w:rsid w:val="00A3784F"/>
    <w:rsid w:val="00A44362"/>
    <w:rsid w:val="00A45891"/>
    <w:rsid w:val="00A45995"/>
    <w:rsid w:val="00A4637C"/>
    <w:rsid w:val="00A46EA0"/>
    <w:rsid w:val="00A47313"/>
    <w:rsid w:val="00A47AEC"/>
    <w:rsid w:val="00A53CBA"/>
    <w:rsid w:val="00A56862"/>
    <w:rsid w:val="00A57B62"/>
    <w:rsid w:val="00A57BB4"/>
    <w:rsid w:val="00A61A40"/>
    <w:rsid w:val="00A62715"/>
    <w:rsid w:val="00A64365"/>
    <w:rsid w:val="00A65404"/>
    <w:rsid w:val="00A65F47"/>
    <w:rsid w:val="00A66479"/>
    <w:rsid w:val="00A66FC8"/>
    <w:rsid w:val="00A67337"/>
    <w:rsid w:val="00A677E2"/>
    <w:rsid w:val="00A701CD"/>
    <w:rsid w:val="00A73C01"/>
    <w:rsid w:val="00A74182"/>
    <w:rsid w:val="00A75C9D"/>
    <w:rsid w:val="00A77F92"/>
    <w:rsid w:val="00A77FEF"/>
    <w:rsid w:val="00A80338"/>
    <w:rsid w:val="00A80A26"/>
    <w:rsid w:val="00A815E0"/>
    <w:rsid w:val="00A8163B"/>
    <w:rsid w:val="00A84011"/>
    <w:rsid w:val="00A86E3F"/>
    <w:rsid w:val="00A8739D"/>
    <w:rsid w:val="00A87ADD"/>
    <w:rsid w:val="00A91026"/>
    <w:rsid w:val="00A912AA"/>
    <w:rsid w:val="00A92BCD"/>
    <w:rsid w:val="00A92CAA"/>
    <w:rsid w:val="00A95B2A"/>
    <w:rsid w:val="00A965AA"/>
    <w:rsid w:val="00A9678F"/>
    <w:rsid w:val="00AA1CF8"/>
    <w:rsid w:val="00AA3DD6"/>
    <w:rsid w:val="00AA4E50"/>
    <w:rsid w:val="00AA5446"/>
    <w:rsid w:val="00AA7D1C"/>
    <w:rsid w:val="00AB0BE2"/>
    <w:rsid w:val="00AB1068"/>
    <w:rsid w:val="00AB19AB"/>
    <w:rsid w:val="00AB396B"/>
    <w:rsid w:val="00AB46D8"/>
    <w:rsid w:val="00AB6E82"/>
    <w:rsid w:val="00AC1800"/>
    <w:rsid w:val="00AC23D8"/>
    <w:rsid w:val="00AC353E"/>
    <w:rsid w:val="00AC7AB8"/>
    <w:rsid w:val="00AD0DB8"/>
    <w:rsid w:val="00AD320C"/>
    <w:rsid w:val="00AD55A5"/>
    <w:rsid w:val="00AD76FA"/>
    <w:rsid w:val="00AD7DB3"/>
    <w:rsid w:val="00AD7FCA"/>
    <w:rsid w:val="00AE3C25"/>
    <w:rsid w:val="00AE4574"/>
    <w:rsid w:val="00AE4845"/>
    <w:rsid w:val="00AF1438"/>
    <w:rsid w:val="00AF16C2"/>
    <w:rsid w:val="00AF3156"/>
    <w:rsid w:val="00AF3263"/>
    <w:rsid w:val="00AF4AA8"/>
    <w:rsid w:val="00AF5E4F"/>
    <w:rsid w:val="00B03577"/>
    <w:rsid w:val="00B03FC6"/>
    <w:rsid w:val="00B04A67"/>
    <w:rsid w:val="00B065B1"/>
    <w:rsid w:val="00B07637"/>
    <w:rsid w:val="00B1095C"/>
    <w:rsid w:val="00B10E7B"/>
    <w:rsid w:val="00B120A7"/>
    <w:rsid w:val="00B12E11"/>
    <w:rsid w:val="00B12E77"/>
    <w:rsid w:val="00B12FEA"/>
    <w:rsid w:val="00B136CB"/>
    <w:rsid w:val="00B141A2"/>
    <w:rsid w:val="00B20A7E"/>
    <w:rsid w:val="00B217B7"/>
    <w:rsid w:val="00B24A7C"/>
    <w:rsid w:val="00B25A28"/>
    <w:rsid w:val="00B2705F"/>
    <w:rsid w:val="00B27E1C"/>
    <w:rsid w:val="00B30E3E"/>
    <w:rsid w:val="00B31444"/>
    <w:rsid w:val="00B356F1"/>
    <w:rsid w:val="00B418BB"/>
    <w:rsid w:val="00B41C91"/>
    <w:rsid w:val="00B42E82"/>
    <w:rsid w:val="00B45475"/>
    <w:rsid w:val="00B478E4"/>
    <w:rsid w:val="00B51282"/>
    <w:rsid w:val="00B51EFA"/>
    <w:rsid w:val="00B556F3"/>
    <w:rsid w:val="00B5571E"/>
    <w:rsid w:val="00B5797C"/>
    <w:rsid w:val="00B57CDC"/>
    <w:rsid w:val="00B603EA"/>
    <w:rsid w:val="00B65264"/>
    <w:rsid w:val="00B708B0"/>
    <w:rsid w:val="00B710C0"/>
    <w:rsid w:val="00B71265"/>
    <w:rsid w:val="00B71A60"/>
    <w:rsid w:val="00B71F66"/>
    <w:rsid w:val="00B72C4C"/>
    <w:rsid w:val="00B759AF"/>
    <w:rsid w:val="00B803A4"/>
    <w:rsid w:val="00B80D10"/>
    <w:rsid w:val="00B841A9"/>
    <w:rsid w:val="00B843E0"/>
    <w:rsid w:val="00B87436"/>
    <w:rsid w:val="00B87DB0"/>
    <w:rsid w:val="00B901FE"/>
    <w:rsid w:val="00B90F91"/>
    <w:rsid w:val="00B92BE0"/>
    <w:rsid w:val="00B94A1F"/>
    <w:rsid w:val="00B9585D"/>
    <w:rsid w:val="00B9731F"/>
    <w:rsid w:val="00BA037E"/>
    <w:rsid w:val="00BA0B0F"/>
    <w:rsid w:val="00BA1B9F"/>
    <w:rsid w:val="00BA23F8"/>
    <w:rsid w:val="00BA407D"/>
    <w:rsid w:val="00BA4102"/>
    <w:rsid w:val="00BA5AD3"/>
    <w:rsid w:val="00BA7279"/>
    <w:rsid w:val="00BB1B51"/>
    <w:rsid w:val="00BB22BA"/>
    <w:rsid w:val="00BB2E33"/>
    <w:rsid w:val="00BB2FDB"/>
    <w:rsid w:val="00BB34FD"/>
    <w:rsid w:val="00BB3BAE"/>
    <w:rsid w:val="00BC0030"/>
    <w:rsid w:val="00BC190C"/>
    <w:rsid w:val="00BC1C0A"/>
    <w:rsid w:val="00BC37DF"/>
    <w:rsid w:val="00BC3A71"/>
    <w:rsid w:val="00BC65B6"/>
    <w:rsid w:val="00BC675C"/>
    <w:rsid w:val="00BC6DA3"/>
    <w:rsid w:val="00BC74AC"/>
    <w:rsid w:val="00BC7509"/>
    <w:rsid w:val="00BD07DC"/>
    <w:rsid w:val="00BD24A4"/>
    <w:rsid w:val="00BD3F8D"/>
    <w:rsid w:val="00BD469E"/>
    <w:rsid w:val="00BD491F"/>
    <w:rsid w:val="00BD5736"/>
    <w:rsid w:val="00BD668F"/>
    <w:rsid w:val="00BE24FD"/>
    <w:rsid w:val="00BE2ABE"/>
    <w:rsid w:val="00BE504D"/>
    <w:rsid w:val="00BE55F4"/>
    <w:rsid w:val="00BE56E5"/>
    <w:rsid w:val="00BE5CC3"/>
    <w:rsid w:val="00BE5F13"/>
    <w:rsid w:val="00BF13C8"/>
    <w:rsid w:val="00BF1822"/>
    <w:rsid w:val="00BF1EAC"/>
    <w:rsid w:val="00BF1F3C"/>
    <w:rsid w:val="00BF24A8"/>
    <w:rsid w:val="00BF4510"/>
    <w:rsid w:val="00BF6E08"/>
    <w:rsid w:val="00BF7061"/>
    <w:rsid w:val="00BF7A18"/>
    <w:rsid w:val="00BF7EF0"/>
    <w:rsid w:val="00C02BD6"/>
    <w:rsid w:val="00C02D87"/>
    <w:rsid w:val="00C04F6E"/>
    <w:rsid w:val="00C07AF7"/>
    <w:rsid w:val="00C10026"/>
    <w:rsid w:val="00C110CD"/>
    <w:rsid w:val="00C13E98"/>
    <w:rsid w:val="00C148D7"/>
    <w:rsid w:val="00C15AAA"/>
    <w:rsid w:val="00C15EDE"/>
    <w:rsid w:val="00C17A9F"/>
    <w:rsid w:val="00C2062F"/>
    <w:rsid w:val="00C20E3D"/>
    <w:rsid w:val="00C20FD0"/>
    <w:rsid w:val="00C22835"/>
    <w:rsid w:val="00C23E7D"/>
    <w:rsid w:val="00C24EA6"/>
    <w:rsid w:val="00C32AD3"/>
    <w:rsid w:val="00C32DED"/>
    <w:rsid w:val="00C35262"/>
    <w:rsid w:val="00C35E5C"/>
    <w:rsid w:val="00C35FB8"/>
    <w:rsid w:val="00C36633"/>
    <w:rsid w:val="00C37880"/>
    <w:rsid w:val="00C4061D"/>
    <w:rsid w:val="00C4535F"/>
    <w:rsid w:val="00C4560E"/>
    <w:rsid w:val="00C46B6E"/>
    <w:rsid w:val="00C5184D"/>
    <w:rsid w:val="00C54ED0"/>
    <w:rsid w:val="00C56D70"/>
    <w:rsid w:val="00C60922"/>
    <w:rsid w:val="00C649E1"/>
    <w:rsid w:val="00C67253"/>
    <w:rsid w:val="00C705F0"/>
    <w:rsid w:val="00C71C4E"/>
    <w:rsid w:val="00C74118"/>
    <w:rsid w:val="00C75494"/>
    <w:rsid w:val="00C755F0"/>
    <w:rsid w:val="00C76AA8"/>
    <w:rsid w:val="00C83D7C"/>
    <w:rsid w:val="00C8461B"/>
    <w:rsid w:val="00C85FC8"/>
    <w:rsid w:val="00C900C5"/>
    <w:rsid w:val="00C91B8B"/>
    <w:rsid w:val="00C9242B"/>
    <w:rsid w:val="00C92600"/>
    <w:rsid w:val="00C9451A"/>
    <w:rsid w:val="00C9645E"/>
    <w:rsid w:val="00CA0260"/>
    <w:rsid w:val="00CA3269"/>
    <w:rsid w:val="00CA5CDB"/>
    <w:rsid w:val="00CA5ED2"/>
    <w:rsid w:val="00CA75F1"/>
    <w:rsid w:val="00CA76AD"/>
    <w:rsid w:val="00CB0560"/>
    <w:rsid w:val="00CB0F0E"/>
    <w:rsid w:val="00CB1924"/>
    <w:rsid w:val="00CB1CCA"/>
    <w:rsid w:val="00CB1EA6"/>
    <w:rsid w:val="00CB2B10"/>
    <w:rsid w:val="00CB5540"/>
    <w:rsid w:val="00CC015E"/>
    <w:rsid w:val="00CC16D3"/>
    <w:rsid w:val="00CC2D63"/>
    <w:rsid w:val="00CC3269"/>
    <w:rsid w:val="00CC4992"/>
    <w:rsid w:val="00CC4B86"/>
    <w:rsid w:val="00CD106A"/>
    <w:rsid w:val="00CD375A"/>
    <w:rsid w:val="00CD5392"/>
    <w:rsid w:val="00CD6636"/>
    <w:rsid w:val="00CE0039"/>
    <w:rsid w:val="00CE0C3F"/>
    <w:rsid w:val="00CE306C"/>
    <w:rsid w:val="00CE593E"/>
    <w:rsid w:val="00CE64C4"/>
    <w:rsid w:val="00CF07E8"/>
    <w:rsid w:val="00CF0E5C"/>
    <w:rsid w:val="00CF12F0"/>
    <w:rsid w:val="00CF2DF5"/>
    <w:rsid w:val="00CF3141"/>
    <w:rsid w:val="00CF397F"/>
    <w:rsid w:val="00CF4DBF"/>
    <w:rsid w:val="00CF51ED"/>
    <w:rsid w:val="00CF7425"/>
    <w:rsid w:val="00D00C39"/>
    <w:rsid w:val="00D01CF9"/>
    <w:rsid w:val="00D02997"/>
    <w:rsid w:val="00D0444B"/>
    <w:rsid w:val="00D05F1A"/>
    <w:rsid w:val="00D06FCD"/>
    <w:rsid w:val="00D1478B"/>
    <w:rsid w:val="00D1522B"/>
    <w:rsid w:val="00D15240"/>
    <w:rsid w:val="00D15B22"/>
    <w:rsid w:val="00D2091C"/>
    <w:rsid w:val="00D23ABF"/>
    <w:rsid w:val="00D307B9"/>
    <w:rsid w:val="00D33C34"/>
    <w:rsid w:val="00D36205"/>
    <w:rsid w:val="00D36B7E"/>
    <w:rsid w:val="00D401EB"/>
    <w:rsid w:val="00D414CF"/>
    <w:rsid w:val="00D42ABB"/>
    <w:rsid w:val="00D437C2"/>
    <w:rsid w:val="00D437E5"/>
    <w:rsid w:val="00D44A2E"/>
    <w:rsid w:val="00D5109A"/>
    <w:rsid w:val="00D51CDB"/>
    <w:rsid w:val="00D51DCD"/>
    <w:rsid w:val="00D55C8E"/>
    <w:rsid w:val="00D56CBB"/>
    <w:rsid w:val="00D609B1"/>
    <w:rsid w:val="00D61941"/>
    <w:rsid w:val="00D632A8"/>
    <w:rsid w:val="00D64B48"/>
    <w:rsid w:val="00D64C1E"/>
    <w:rsid w:val="00D66087"/>
    <w:rsid w:val="00D70BA6"/>
    <w:rsid w:val="00D718A7"/>
    <w:rsid w:val="00D74440"/>
    <w:rsid w:val="00D7541F"/>
    <w:rsid w:val="00D77DF2"/>
    <w:rsid w:val="00D80C9E"/>
    <w:rsid w:val="00D81A74"/>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222F"/>
    <w:rsid w:val="00DA3499"/>
    <w:rsid w:val="00DA739C"/>
    <w:rsid w:val="00DA79B9"/>
    <w:rsid w:val="00DB045B"/>
    <w:rsid w:val="00DB11AE"/>
    <w:rsid w:val="00DB1561"/>
    <w:rsid w:val="00DB26F5"/>
    <w:rsid w:val="00DB28F8"/>
    <w:rsid w:val="00DB413B"/>
    <w:rsid w:val="00DB49E6"/>
    <w:rsid w:val="00DB611A"/>
    <w:rsid w:val="00DB614C"/>
    <w:rsid w:val="00DB6748"/>
    <w:rsid w:val="00DB6B53"/>
    <w:rsid w:val="00DB7BA6"/>
    <w:rsid w:val="00DC01E3"/>
    <w:rsid w:val="00DC01F6"/>
    <w:rsid w:val="00DC0397"/>
    <w:rsid w:val="00DC258F"/>
    <w:rsid w:val="00DC3895"/>
    <w:rsid w:val="00DC51C8"/>
    <w:rsid w:val="00DC674F"/>
    <w:rsid w:val="00DD129C"/>
    <w:rsid w:val="00DD2DDF"/>
    <w:rsid w:val="00DD3D3E"/>
    <w:rsid w:val="00DD424C"/>
    <w:rsid w:val="00DD478F"/>
    <w:rsid w:val="00DD4E90"/>
    <w:rsid w:val="00DD60BB"/>
    <w:rsid w:val="00DD6BCC"/>
    <w:rsid w:val="00DE2034"/>
    <w:rsid w:val="00DE76B3"/>
    <w:rsid w:val="00DE7B41"/>
    <w:rsid w:val="00DF05E6"/>
    <w:rsid w:val="00DF3B25"/>
    <w:rsid w:val="00DF3E1C"/>
    <w:rsid w:val="00DF692C"/>
    <w:rsid w:val="00E01B44"/>
    <w:rsid w:val="00E036EB"/>
    <w:rsid w:val="00E0478D"/>
    <w:rsid w:val="00E073A1"/>
    <w:rsid w:val="00E078C3"/>
    <w:rsid w:val="00E104F6"/>
    <w:rsid w:val="00E10F51"/>
    <w:rsid w:val="00E14938"/>
    <w:rsid w:val="00E14D70"/>
    <w:rsid w:val="00E20BAC"/>
    <w:rsid w:val="00E20CF0"/>
    <w:rsid w:val="00E210A5"/>
    <w:rsid w:val="00E21405"/>
    <w:rsid w:val="00E214B3"/>
    <w:rsid w:val="00E22A48"/>
    <w:rsid w:val="00E2324B"/>
    <w:rsid w:val="00E244B3"/>
    <w:rsid w:val="00E251CF"/>
    <w:rsid w:val="00E258A6"/>
    <w:rsid w:val="00E3031D"/>
    <w:rsid w:val="00E32B7D"/>
    <w:rsid w:val="00E35AAE"/>
    <w:rsid w:val="00E36121"/>
    <w:rsid w:val="00E3618C"/>
    <w:rsid w:val="00E3631F"/>
    <w:rsid w:val="00E4016D"/>
    <w:rsid w:val="00E4173D"/>
    <w:rsid w:val="00E425CF"/>
    <w:rsid w:val="00E46E13"/>
    <w:rsid w:val="00E50096"/>
    <w:rsid w:val="00E50418"/>
    <w:rsid w:val="00E5161D"/>
    <w:rsid w:val="00E5238B"/>
    <w:rsid w:val="00E542BC"/>
    <w:rsid w:val="00E56FE0"/>
    <w:rsid w:val="00E6020B"/>
    <w:rsid w:val="00E60583"/>
    <w:rsid w:val="00E610D8"/>
    <w:rsid w:val="00E611CA"/>
    <w:rsid w:val="00E617BF"/>
    <w:rsid w:val="00E630F0"/>
    <w:rsid w:val="00E63495"/>
    <w:rsid w:val="00E635E9"/>
    <w:rsid w:val="00E641AF"/>
    <w:rsid w:val="00E64AAE"/>
    <w:rsid w:val="00E655A7"/>
    <w:rsid w:val="00E6659D"/>
    <w:rsid w:val="00E668D2"/>
    <w:rsid w:val="00E66A54"/>
    <w:rsid w:val="00E67E1B"/>
    <w:rsid w:val="00E7063F"/>
    <w:rsid w:val="00E7294C"/>
    <w:rsid w:val="00E73C5C"/>
    <w:rsid w:val="00E82731"/>
    <w:rsid w:val="00E86252"/>
    <w:rsid w:val="00E902C8"/>
    <w:rsid w:val="00E90859"/>
    <w:rsid w:val="00E912B7"/>
    <w:rsid w:val="00E91BA4"/>
    <w:rsid w:val="00E96472"/>
    <w:rsid w:val="00E96BA3"/>
    <w:rsid w:val="00E97B33"/>
    <w:rsid w:val="00EA0F95"/>
    <w:rsid w:val="00EA12A5"/>
    <w:rsid w:val="00EA1300"/>
    <w:rsid w:val="00EA171B"/>
    <w:rsid w:val="00EA3FA5"/>
    <w:rsid w:val="00EA4420"/>
    <w:rsid w:val="00EA4881"/>
    <w:rsid w:val="00EA4A16"/>
    <w:rsid w:val="00EA68D8"/>
    <w:rsid w:val="00EA7060"/>
    <w:rsid w:val="00EB0638"/>
    <w:rsid w:val="00EB28C4"/>
    <w:rsid w:val="00EB3315"/>
    <w:rsid w:val="00EB661A"/>
    <w:rsid w:val="00EC2CF9"/>
    <w:rsid w:val="00EC546D"/>
    <w:rsid w:val="00EC6ED6"/>
    <w:rsid w:val="00EC74D2"/>
    <w:rsid w:val="00EC7799"/>
    <w:rsid w:val="00ED2590"/>
    <w:rsid w:val="00ED25C2"/>
    <w:rsid w:val="00ED3042"/>
    <w:rsid w:val="00ED34EA"/>
    <w:rsid w:val="00ED373D"/>
    <w:rsid w:val="00ED492F"/>
    <w:rsid w:val="00ED4EA1"/>
    <w:rsid w:val="00ED52CC"/>
    <w:rsid w:val="00ED775E"/>
    <w:rsid w:val="00ED7A4D"/>
    <w:rsid w:val="00ED7FEF"/>
    <w:rsid w:val="00EE0430"/>
    <w:rsid w:val="00EE0B3B"/>
    <w:rsid w:val="00EE30FF"/>
    <w:rsid w:val="00EE3DB5"/>
    <w:rsid w:val="00EE3E38"/>
    <w:rsid w:val="00EE64B2"/>
    <w:rsid w:val="00EE6B3D"/>
    <w:rsid w:val="00EE6BA9"/>
    <w:rsid w:val="00EF0D01"/>
    <w:rsid w:val="00EF106A"/>
    <w:rsid w:val="00EF3B6E"/>
    <w:rsid w:val="00EF501C"/>
    <w:rsid w:val="00EF738B"/>
    <w:rsid w:val="00EF786A"/>
    <w:rsid w:val="00F022B5"/>
    <w:rsid w:val="00F022FE"/>
    <w:rsid w:val="00F0390D"/>
    <w:rsid w:val="00F03C59"/>
    <w:rsid w:val="00F043CE"/>
    <w:rsid w:val="00F04F55"/>
    <w:rsid w:val="00F061BD"/>
    <w:rsid w:val="00F06992"/>
    <w:rsid w:val="00F11637"/>
    <w:rsid w:val="00F1365E"/>
    <w:rsid w:val="00F156AB"/>
    <w:rsid w:val="00F20D71"/>
    <w:rsid w:val="00F21044"/>
    <w:rsid w:val="00F213BB"/>
    <w:rsid w:val="00F21C58"/>
    <w:rsid w:val="00F2213D"/>
    <w:rsid w:val="00F22B7D"/>
    <w:rsid w:val="00F22BE7"/>
    <w:rsid w:val="00F23328"/>
    <w:rsid w:val="00F23C53"/>
    <w:rsid w:val="00F24AD5"/>
    <w:rsid w:val="00F2528B"/>
    <w:rsid w:val="00F25D8A"/>
    <w:rsid w:val="00F2728D"/>
    <w:rsid w:val="00F27400"/>
    <w:rsid w:val="00F30FC7"/>
    <w:rsid w:val="00F33D86"/>
    <w:rsid w:val="00F34A76"/>
    <w:rsid w:val="00F426D8"/>
    <w:rsid w:val="00F4452B"/>
    <w:rsid w:val="00F45FA8"/>
    <w:rsid w:val="00F4615A"/>
    <w:rsid w:val="00F46217"/>
    <w:rsid w:val="00F477F8"/>
    <w:rsid w:val="00F47CCD"/>
    <w:rsid w:val="00F50076"/>
    <w:rsid w:val="00F507C4"/>
    <w:rsid w:val="00F51749"/>
    <w:rsid w:val="00F51932"/>
    <w:rsid w:val="00F530AE"/>
    <w:rsid w:val="00F54274"/>
    <w:rsid w:val="00F54FC9"/>
    <w:rsid w:val="00F563D6"/>
    <w:rsid w:val="00F56943"/>
    <w:rsid w:val="00F571C9"/>
    <w:rsid w:val="00F57904"/>
    <w:rsid w:val="00F6228E"/>
    <w:rsid w:val="00F62B14"/>
    <w:rsid w:val="00F669D7"/>
    <w:rsid w:val="00F670F2"/>
    <w:rsid w:val="00F71D7C"/>
    <w:rsid w:val="00F731EF"/>
    <w:rsid w:val="00F73248"/>
    <w:rsid w:val="00F767BA"/>
    <w:rsid w:val="00F82E50"/>
    <w:rsid w:val="00F8303A"/>
    <w:rsid w:val="00F84D8E"/>
    <w:rsid w:val="00F84F9C"/>
    <w:rsid w:val="00F85F98"/>
    <w:rsid w:val="00F86D68"/>
    <w:rsid w:val="00F86EBF"/>
    <w:rsid w:val="00F9066E"/>
    <w:rsid w:val="00F917B0"/>
    <w:rsid w:val="00F9186C"/>
    <w:rsid w:val="00F937C3"/>
    <w:rsid w:val="00F94E29"/>
    <w:rsid w:val="00F954EA"/>
    <w:rsid w:val="00F95DD0"/>
    <w:rsid w:val="00F96D6A"/>
    <w:rsid w:val="00FA11DF"/>
    <w:rsid w:val="00FA21EF"/>
    <w:rsid w:val="00FA256D"/>
    <w:rsid w:val="00FA4C58"/>
    <w:rsid w:val="00FA50DE"/>
    <w:rsid w:val="00FA58B5"/>
    <w:rsid w:val="00FA5ED1"/>
    <w:rsid w:val="00FA71C2"/>
    <w:rsid w:val="00FA7A2B"/>
    <w:rsid w:val="00FA7D7D"/>
    <w:rsid w:val="00FB05CA"/>
    <w:rsid w:val="00FB09CC"/>
    <w:rsid w:val="00FB3D6E"/>
    <w:rsid w:val="00FB769A"/>
    <w:rsid w:val="00FC01B3"/>
    <w:rsid w:val="00FC0DAC"/>
    <w:rsid w:val="00FC43CE"/>
    <w:rsid w:val="00FC4971"/>
    <w:rsid w:val="00FC5F78"/>
    <w:rsid w:val="00FC6756"/>
    <w:rsid w:val="00FC6917"/>
    <w:rsid w:val="00FC6B59"/>
    <w:rsid w:val="00FC778C"/>
    <w:rsid w:val="00FD1223"/>
    <w:rsid w:val="00FD32D8"/>
    <w:rsid w:val="00FD49CA"/>
    <w:rsid w:val="00FD5433"/>
    <w:rsid w:val="00FD5EA1"/>
    <w:rsid w:val="00FD689A"/>
    <w:rsid w:val="00FE0356"/>
    <w:rsid w:val="00FE0EF2"/>
    <w:rsid w:val="00FE1D6D"/>
    <w:rsid w:val="00FE1F60"/>
    <w:rsid w:val="00FE3A79"/>
    <w:rsid w:val="00FE4163"/>
    <w:rsid w:val="00FE5453"/>
    <w:rsid w:val="00FE56F8"/>
    <w:rsid w:val="00FF1301"/>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B759AF"/>
    <w:pPr>
      <w:spacing w:after="200"/>
    </w:pPr>
    <w:rPr>
      <w:i/>
      <w:iCs/>
      <w:color w:val="44546A" w:themeColor="text2"/>
      <w:sz w:val="18"/>
      <w:szCs w:val="18"/>
    </w:rPr>
  </w:style>
  <w:style w:type="paragraph" w:styleId="Revision">
    <w:name w:val="Revision"/>
    <w:hidden/>
    <w:uiPriority w:val="99"/>
    <w:semiHidden/>
    <w:rsid w:val="00103D7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03068">
      <w:bodyDiv w:val="1"/>
      <w:marLeft w:val="0"/>
      <w:marRight w:val="0"/>
      <w:marTop w:val="0"/>
      <w:marBottom w:val="0"/>
      <w:divBdr>
        <w:top w:val="none" w:sz="0" w:space="0" w:color="auto"/>
        <w:left w:val="none" w:sz="0" w:space="0" w:color="auto"/>
        <w:bottom w:val="none" w:sz="0" w:space="0" w:color="auto"/>
        <w:right w:val="none" w:sz="0" w:space="0" w:color="auto"/>
      </w:divBdr>
    </w:div>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247234460">
      <w:bodyDiv w:val="1"/>
      <w:marLeft w:val="0"/>
      <w:marRight w:val="0"/>
      <w:marTop w:val="0"/>
      <w:marBottom w:val="0"/>
      <w:divBdr>
        <w:top w:val="none" w:sz="0" w:space="0" w:color="auto"/>
        <w:left w:val="none" w:sz="0" w:space="0" w:color="auto"/>
        <w:bottom w:val="none" w:sz="0" w:space="0" w:color="auto"/>
        <w:right w:val="none" w:sz="0" w:space="0" w:color="auto"/>
      </w:divBdr>
      <w:divsChild>
        <w:div w:id="305938827">
          <w:marLeft w:val="0"/>
          <w:marRight w:val="0"/>
          <w:marTop w:val="0"/>
          <w:marBottom w:val="0"/>
          <w:divBdr>
            <w:top w:val="none" w:sz="0" w:space="0" w:color="auto"/>
            <w:left w:val="none" w:sz="0" w:space="0" w:color="auto"/>
            <w:bottom w:val="none" w:sz="0" w:space="0" w:color="auto"/>
            <w:right w:val="none" w:sz="0" w:space="0" w:color="auto"/>
          </w:divBdr>
          <w:divsChild>
            <w:div w:id="437065483">
              <w:marLeft w:val="0"/>
              <w:marRight w:val="0"/>
              <w:marTop w:val="0"/>
              <w:marBottom w:val="0"/>
              <w:divBdr>
                <w:top w:val="none" w:sz="0" w:space="0" w:color="auto"/>
                <w:left w:val="none" w:sz="0" w:space="0" w:color="auto"/>
                <w:bottom w:val="none" w:sz="0" w:space="0" w:color="auto"/>
                <w:right w:val="none" w:sz="0" w:space="0" w:color="auto"/>
              </w:divBdr>
              <w:divsChild>
                <w:div w:id="98770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8852">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932976482">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291522420">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51040600">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0382430">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1745951306">
      <w:bodyDiv w:val="1"/>
      <w:marLeft w:val="0"/>
      <w:marRight w:val="0"/>
      <w:marTop w:val="0"/>
      <w:marBottom w:val="0"/>
      <w:divBdr>
        <w:top w:val="none" w:sz="0" w:space="0" w:color="auto"/>
        <w:left w:val="none" w:sz="0" w:space="0" w:color="auto"/>
        <w:bottom w:val="none" w:sz="0" w:space="0" w:color="auto"/>
        <w:right w:val="none" w:sz="0" w:space="0" w:color="auto"/>
      </w:divBdr>
    </w:div>
    <w:div w:id="1754276667">
      <w:bodyDiv w:val="1"/>
      <w:marLeft w:val="0"/>
      <w:marRight w:val="0"/>
      <w:marTop w:val="0"/>
      <w:marBottom w:val="0"/>
      <w:divBdr>
        <w:top w:val="none" w:sz="0" w:space="0" w:color="auto"/>
        <w:left w:val="none" w:sz="0" w:space="0" w:color="auto"/>
        <w:bottom w:val="none" w:sz="0" w:space="0" w:color="auto"/>
        <w:right w:val="none" w:sz="0" w:space="0" w:color="auto"/>
      </w:divBdr>
    </w:div>
    <w:div w:id="1797407037">
      <w:bodyDiv w:val="1"/>
      <w:marLeft w:val="0"/>
      <w:marRight w:val="0"/>
      <w:marTop w:val="0"/>
      <w:marBottom w:val="0"/>
      <w:divBdr>
        <w:top w:val="none" w:sz="0" w:space="0" w:color="auto"/>
        <w:left w:val="none" w:sz="0" w:space="0" w:color="auto"/>
        <w:bottom w:val="none" w:sz="0" w:space="0" w:color="auto"/>
        <w:right w:val="none" w:sz="0" w:space="0" w:color="auto"/>
      </w:divBdr>
    </w:div>
    <w:div w:id="1832214755">
      <w:bodyDiv w:val="1"/>
      <w:marLeft w:val="0"/>
      <w:marRight w:val="0"/>
      <w:marTop w:val="0"/>
      <w:marBottom w:val="0"/>
      <w:divBdr>
        <w:top w:val="none" w:sz="0" w:space="0" w:color="auto"/>
        <w:left w:val="none" w:sz="0" w:space="0" w:color="auto"/>
        <w:bottom w:val="none" w:sz="0" w:space="0" w:color="auto"/>
        <w:right w:val="none" w:sz="0" w:space="0" w:color="auto"/>
      </w:divBdr>
    </w:div>
    <w:div w:id="1955866224">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DE477-7D77-41BD-8D1F-7CD574ABA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36</Pages>
  <Words>7713</Words>
  <Characters>43965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30</cp:revision>
  <cp:lastPrinted>2019-11-22T14:36:00Z</cp:lastPrinted>
  <dcterms:created xsi:type="dcterms:W3CDTF">2020-01-01T19:38:00Z</dcterms:created>
  <dcterms:modified xsi:type="dcterms:W3CDTF">2020-04-12T22:10:00Z</dcterms:modified>
</cp:coreProperties>
</file>